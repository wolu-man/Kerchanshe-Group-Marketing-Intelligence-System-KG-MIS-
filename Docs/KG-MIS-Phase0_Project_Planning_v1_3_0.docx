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5A657" w14:textId="77777777" w:rsidR="00BB65B0" w:rsidRDefault="0095256A">
      <w:pPr>
        <w:spacing w:before="2200"/>
        <w:rPr>
          <w:b/>
          <w:bCs/>
          <w:color w:val="595959"/>
          <w:sz w:val="26"/>
          <w:szCs w:val="26"/>
        </w:rPr>
      </w:pPr>
      <w:r>
        <w:rPr>
          <w:b/>
          <w:bCs/>
          <w:noProof/>
          <w:color w:val="595959"/>
          <w:sz w:val="26"/>
          <w:szCs w:val="26"/>
        </w:rPr>
        <w:drawing>
          <wp:anchor distT="0" distB="0" distL="114300" distR="114300" simplePos="0" relativeHeight="2" behindDoc="0" locked="0" layoutInCell="0" allowOverlap="1" wp14:anchorId="6C46E16A" wp14:editId="7642870E">
            <wp:simplePos x="0" y="0"/>
            <wp:positionH relativeFrom="margin">
              <wp:posOffset>2127250</wp:posOffset>
            </wp:positionH>
            <wp:positionV relativeFrom="paragraph">
              <wp:posOffset>25400</wp:posOffset>
            </wp:positionV>
            <wp:extent cx="1955800" cy="1955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955800" cy="1955800"/>
                    </a:xfrm>
                    <a:prstGeom prst="rect">
                      <a:avLst/>
                    </a:prstGeom>
                  </pic:spPr>
                </pic:pic>
              </a:graphicData>
            </a:graphic>
          </wp:anchor>
        </w:drawing>
      </w:r>
    </w:p>
    <w:p w14:paraId="43CB017E" w14:textId="77777777" w:rsidR="00BB65B0" w:rsidRDefault="00BB65B0">
      <w:pPr>
        <w:spacing w:before="100" w:after="100"/>
        <w:jc w:val="center"/>
        <w:rPr>
          <w:color w:val="595959"/>
          <w:sz w:val="22"/>
          <w:szCs w:val="22"/>
        </w:rPr>
      </w:pPr>
    </w:p>
    <w:p w14:paraId="5E0506DA" w14:textId="77777777" w:rsidR="00BB65B0" w:rsidRDefault="00BB65B0">
      <w:pPr>
        <w:spacing w:before="100" w:after="100"/>
        <w:jc w:val="center"/>
        <w:rPr>
          <w:color w:val="595959"/>
          <w:sz w:val="22"/>
          <w:szCs w:val="22"/>
        </w:rPr>
      </w:pPr>
    </w:p>
    <w:p w14:paraId="01E4CF5D" w14:textId="77777777" w:rsidR="00BB65B0" w:rsidRDefault="0095256A">
      <w:pPr>
        <w:spacing w:before="100" w:after="100"/>
        <w:jc w:val="center"/>
      </w:pPr>
      <w:r>
        <w:rPr>
          <w:color w:val="595959"/>
          <w:sz w:val="22"/>
          <w:szCs w:val="22"/>
        </w:rPr>
        <w:t>IT Department (Solution Development)</w:t>
      </w:r>
    </w:p>
    <w:p w14:paraId="41F3C10E" w14:textId="77777777" w:rsidR="00BB65B0" w:rsidRDefault="0095256A">
      <w:pPr>
        <w:jc w:val="center"/>
      </w:pPr>
      <w:r>
        <w:rPr>
          <w:b/>
          <w:bCs/>
          <w:color w:val="1F3864"/>
          <w:sz w:val="44"/>
          <w:szCs w:val="44"/>
        </w:rPr>
        <w:t>Hybrid Market Intelligence System (MIS)</w:t>
      </w:r>
    </w:p>
    <w:p w14:paraId="3F421E9D" w14:textId="77777777" w:rsidR="00BB65B0" w:rsidRDefault="0095256A">
      <w:pPr>
        <w:spacing w:before="200" w:after="100"/>
        <w:jc w:val="center"/>
      </w:pPr>
      <w:r>
        <w:rPr>
          <w:b/>
          <w:bCs/>
          <w:color w:val="2E5395"/>
          <w:sz w:val="30"/>
          <w:szCs w:val="30"/>
        </w:rPr>
        <w:t>Phase 0 — Project Planning Package</w:t>
      </w:r>
    </w:p>
    <w:p w14:paraId="669D466C" w14:textId="77777777" w:rsidR="00BB65B0" w:rsidRDefault="0095256A">
      <w:pPr>
        <w:spacing w:before="100"/>
        <w:jc w:val="center"/>
      </w:pPr>
      <w:r>
        <w:rPr>
          <w:color w:val="595959"/>
          <w:sz w:val="22"/>
          <w:szCs w:val="22"/>
        </w:rPr>
        <w:t>Project Code: KG-MIS-2026-DEV-PROPOSAL</w:t>
      </w:r>
    </w:p>
    <w:tbl>
      <w:tblPr>
        <w:tblpPr w:leftFromText="180" w:rightFromText="180" w:vertAnchor="text" w:horzAnchor="margin" w:tblpY="707"/>
        <w:tblW w:w="9500" w:type="dxa"/>
        <w:tblLayout w:type="fixed"/>
        <w:tblCellMar>
          <w:top w:w="80" w:type="dxa"/>
          <w:left w:w="100" w:type="dxa"/>
          <w:bottom w:w="80" w:type="dxa"/>
          <w:right w:w="100" w:type="dxa"/>
        </w:tblCellMar>
        <w:tblLook w:val="0000" w:firstRow="0" w:lastRow="0" w:firstColumn="0" w:lastColumn="0" w:noHBand="0" w:noVBand="0"/>
      </w:tblPr>
      <w:tblGrid>
        <w:gridCol w:w="3199"/>
        <w:gridCol w:w="6301"/>
      </w:tblGrid>
      <w:tr w:rsidR="00BB65B0" w14:paraId="0D74BCC3" w14:textId="77777777">
        <w:trPr>
          <w:tblHeader/>
        </w:trPr>
        <w:tc>
          <w:tcPr>
            <w:tcW w:w="31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AA391D3" w14:textId="77777777" w:rsidR="00BB65B0" w:rsidRDefault="0095256A">
            <w:r>
              <w:rPr>
                <w:b/>
                <w:bCs/>
                <w:color w:val="FFFFFF"/>
                <w:sz w:val="19"/>
                <w:szCs w:val="19"/>
              </w:rPr>
              <w:t>Field</w:t>
            </w:r>
          </w:p>
        </w:tc>
        <w:tc>
          <w:tcPr>
            <w:tcW w:w="63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01E1768" w14:textId="77777777" w:rsidR="00BB65B0" w:rsidRDefault="0095256A">
            <w:r>
              <w:rPr>
                <w:b/>
                <w:bCs/>
                <w:color w:val="FFFFFF"/>
                <w:sz w:val="19"/>
                <w:szCs w:val="19"/>
              </w:rPr>
              <w:t>Detail</w:t>
            </w:r>
          </w:p>
        </w:tc>
      </w:tr>
      <w:tr w:rsidR="00BB65B0" w14:paraId="6AA87331" w14:textId="77777777">
        <w:tc>
          <w:tcPr>
            <w:tcW w:w="3199" w:type="dxa"/>
            <w:tcBorders>
              <w:top w:val="single" w:sz="4" w:space="0" w:color="BFBFBF"/>
              <w:left w:val="single" w:sz="4" w:space="0" w:color="BFBFBF"/>
              <w:bottom w:val="single" w:sz="4" w:space="0" w:color="BFBFBF"/>
              <w:right w:val="single" w:sz="4" w:space="0" w:color="BFBFBF"/>
            </w:tcBorders>
            <w:vAlign w:val="center"/>
          </w:tcPr>
          <w:p w14:paraId="527A3F5C" w14:textId="77777777" w:rsidR="00BB65B0" w:rsidRDefault="0095256A">
            <w:r>
              <w:rPr>
                <w:color w:val="262626"/>
                <w:sz w:val="19"/>
                <w:szCs w:val="19"/>
              </w:rPr>
              <w:t>Project Sponsor</w:t>
            </w:r>
          </w:p>
        </w:tc>
        <w:tc>
          <w:tcPr>
            <w:tcW w:w="6300" w:type="dxa"/>
            <w:tcBorders>
              <w:top w:val="single" w:sz="4" w:space="0" w:color="BFBFBF"/>
              <w:left w:val="single" w:sz="4" w:space="0" w:color="BFBFBF"/>
              <w:bottom w:val="single" w:sz="4" w:space="0" w:color="BFBFBF"/>
              <w:right w:val="single" w:sz="4" w:space="0" w:color="BFBFBF"/>
            </w:tcBorders>
            <w:vAlign w:val="center"/>
          </w:tcPr>
          <w:p w14:paraId="36DD80F1" w14:textId="77777777" w:rsidR="00BB65B0" w:rsidRDefault="0095256A">
            <w:r>
              <w:rPr>
                <w:color w:val="262626"/>
                <w:sz w:val="19"/>
                <w:szCs w:val="19"/>
              </w:rPr>
              <w:t>Marketing Department, Kerchanshe Group</w:t>
            </w:r>
          </w:p>
        </w:tc>
      </w:tr>
      <w:tr w:rsidR="00BB65B0" w14:paraId="67782532"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B58103E" w14:textId="77777777" w:rsidR="00BB65B0" w:rsidRDefault="0095256A">
            <w:r>
              <w:rPr>
                <w:color w:val="262626"/>
                <w:sz w:val="19"/>
                <w:szCs w:val="19"/>
              </w:rPr>
              <w:t>Requesting Officer</w:t>
            </w:r>
          </w:p>
        </w:tc>
        <w:tc>
          <w:tcPr>
            <w:tcW w:w="6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C73F483" w14:textId="77777777" w:rsidR="00BB65B0" w:rsidRDefault="0095256A">
            <w:r>
              <w:rPr>
                <w:color w:val="262626"/>
                <w:sz w:val="19"/>
                <w:szCs w:val="19"/>
              </w:rPr>
              <w:t xml:space="preserve">Mr. </w:t>
            </w:r>
            <w:proofErr w:type="spellStart"/>
            <w:r>
              <w:rPr>
                <w:color w:val="262626"/>
                <w:sz w:val="19"/>
                <w:szCs w:val="19"/>
              </w:rPr>
              <w:t>Tsegaye</w:t>
            </w:r>
            <w:proofErr w:type="spellEnd"/>
            <w:r>
              <w:rPr>
                <w:color w:val="262626"/>
                <w:sz w:val="19"/>
                <w:szCs w:val="19"/>
              </w:rPr>
              <w:t xml:space="preserve"> </w:t>
            </w:r>
            <w:proofErr w:type="spellStart"/>
            <w:r>
              <w:rPr>
                <w:color w:val="262626"/>
                <w:sz w:val="19"/>
                <w:szCs w:val="19"/>
              </w:rPr>
              <w:t>Nigusie</w:t>
            </w:r>
            <w:proofErr w:type="spellEnd"/>
            <w:r>
              <w:rPr>
                <w:color w:val="262626"/>
                <w:sz w:val="19"/>
                <w:szCs w:val="19"/>
              </w:rPr>
              <w:t xml:space="preserve"> — Marketing Intelligence Officer</w:t>
            </w:r>
          </w:p>
        </w:tc>
      </w:tr>
      <w:tr w:rsidR="00BB65B0" w14:paraId="41B1E85D" w14:textId="77777777">
        <w:tc>
          <w:tcPr>
            <w:tcW w:w="3199" w:type="dxa"/>
            <w:tcBorders>
              <w:top w:val="single" w:sz="4" w:space="0" w:color="BFBFBF"/>
              <w:left w:val="single" w:sz="4" w:space="0" w:color="BFBFBF"/>
              <w:bottom w:val="single" w:sz="4" w:space="0" w:color="BFBFBF"/>
              <w:right w:val="single" w:sz="4" w:space="0" w:color="BFBFBF"/>
            </w:tcBorders>
            <w:vAlign w:val="center"/>
          </w:tcPr>
          <w:p w14:paraId="0737E6AE" w14:textId="77777777" w:rsidR="00BB65B0" w:rsidRDefault="0095256A">
            <w:r>
              <w:rPr>
                <w:color w:val="262626"/>
                <w:sz w:val="19"/>
                <w:szCs w:val="19"/>
              </w:rPr>
              <w:t>Delivery Owner</w:t>
            </w:r>
          </w:p>
        </w:tc>
        <w:tc>
          <w:tcPr>
            <w:tcW w:w="6300" w:type="dxa"/>
            <w:tcBorders>
              <w:top w:val="single" w:sz="4" w:space="0" w:color="BFBFBF"/>
              <w:left w:val="single" w:sz="4" w:space="0" w:color="BFBFBF"/>
              <w:bottom w:val="single" w:sz="4" w:space="0" w:color="BFBFBF"/>
              <w:right w:val="single" w:sz="4" w:space="0" w:color="BFBFBF"/>
            </w:tcBorders>
            <w:vAlign w:val="center"/>
          </w:tcPr>
          <w:p w14:paraId="069949D3" w14:textId="77777777" w:rsidR="00BB65B0" w:rsidRDefault="0095256A">
            <w:r>
              <w:rPr>
                <w:color w:val="262626"/>
                <w:sz w:val="19"/>
                <w:szCs w:val="19"/>
              </w:rPr>
              <w:t>IT Department (Solution Development)</w:t>
            </w:r>
          </w:p>
        </w:tc>
      </w:tr>
      <w:tr w:rsidR="00BB65B0" w14:paraId="617B45E1"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12C00EA" w14:textId="77777777" w:rsidR="00BB65B0" w:rsidRDefault="0095256A">
            <w:r>
              <w:rPr>
                <w:color w:val="262626"/>
                <w:sz w:val="19"/>
                <w:szCs w:val="19"/>
              </w:rPr>
              <w:t>CTO</w:t>
            </w:r>
          </w:p>
        </w:tc>
        <w:tc>
          <w:tcPr>
            <w:tcW w:w="6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02BF5A2" w14:textId="77777777" w:rsidR="00BB65B0" w:rsidRDefault="0095256A">
            <w:r>
              <w:rPr>
                <w:color w:val="262626"/>
                <w:sz w:val="19"/>
                <w:szCs w:val="19"/>
              </w:rPr>
              <w:t xml:space="preserve">Mr. </w:t>
            </w:r>
            <w:proofErr w:type="spellStart"/>
            <w:r>
              <w:rPr>
                <w:color w:val="262626"/>
                <w:sz w:val="19"/>
                <w:szCs w:val="19"/>
              </w:rPr>
              <w:t>Melkamu</w:t>
            </w:r>
            <w:proofErr w:type="spellEnd"/>
            <w:r>
              <w:rPr>
                <w:color w:val="262626"/>
                <w:sz w:val="19"/>
                <w:szCs w:val="19"/>
              </w:rPr>
              <w:t xml:space="preserve"> </w:t>
            </w:r>
            <w:proofErr w:type="spellStart"/>
            <w:r>
              <w:rPr>
                <w:color w:val="262626"/>
                <w:sz w:val="19"/>
                <w:szCs w:val="19"/>
              </w:rPr>
              <w:t>Alamerew</w:t>
            </w:r>
            <w:proofErr w:type="spellEnd"/>
          </w:p>
        </w:tc>
      </w:tr>
      <w:tr w:rsidR="00BB65B0" w14:paraId="165251C7" w14:textId="77777777">
        <w:tc>
          <w:tcPr>
            <w:tcW w:w="3199" w:type="dxa"/>
            <w:tcBorders>
              <w:top w:val="single" w:sz="4" w:space="0" w:color="BFBFBF"/>
              <w:left w:val="single" w:sz="4" w:space="0" w:color="BFBFBF"/>
              <w:bottom w:val="single" w:sz="4" w:space="0" w:color="BFBFBF"/>
              <w:right w:val="single" w:sz="4" w:space="0" w:color="BFBFBF"/>
            </w:tcBorders>
            <w:vAlign w:val="center"/>
          </w:tcPr>
          <w:p w14:paraId="5134B6A8" w14:textId="77777777" w:rsidR="00BB65B0" w:rsidRDefault="0095256A">
            <w:pPr>
              <w:rPr>
                <w:color w:val="262626"/>
                <w:sz w:val="19"/>
                <w:szCs w:val="19"/>
              </w:rPr>
            </w:pPr>
            <w:r>
              <w:rPr>
                <w:color w:val="262626"/>
                <w:sz w:val="19"/>
                <w:szCs w:val="19"/>
              </w:rPr>
              <w:t>Project Manager</w:t>
            </w:r>
          </w:p>
        </w:tc>
        <w:tc>
          <w:tcPr>
            <w:tcW w:w="6300" w:type="dxa"/>
            <w:tcBorders>
              <w:top w:val="single" w:sz="4" w:space="0" w:color="BFBFBF"/>
              <w:left w:val="single" w:sz="4" w:space="0" w:color="BFBFBF"/>
              <w:bottom w:val="single" w:sz="4" w:space="0" w:color="BFBFBF"/>
              <w:right w:val="single" w:sz="4" w:space="0" w:color="BFBFBF"/>
            </w:tcBorders>
            <w:vAlign w:val="center"/>
          </w:tcPr>
          <w:p w14:paraId="6E5036C7" w14:textId="3C44BDA2" w:rsidR="00BB65B0" w:rsidRDefault="004D6B91">
            <w:pPr>
              <w:rPr>
                <w:color w:val="262626"/>
                <w:sz w:val="19"/>
                <w:szCs w:val="19"/>
              </w:rPr>
            </w:pPr>
            <w:ins w:id="0" w:author="Woluman Urgesa" w:date="2026-07-30T14:23:00Z">
              <w:r>
                <w:rPr>
                  <w:color w:val="262626"/>
                  <w:sz w:val="19"/>
                  <w:szCs w:val="19"/>
                </w:rPr>
                <w:t xml:space="preserve">Mr. </w:t>
              </w:r>
            </w:ins>
            <w:proofErr w:type="spellStart"/>
            <w:r w:rsidR="0095256A">
              <w:rPr>
                <w:color w:val="262626"/>
                <w:sz w:val="19"/>
                <w:szCs w:val="19"/>
              </w:rPr>
              <w:t>Estifanos</w:t>
            </w:r>
            <w:proofErr w:type="spellEnd"/>
            <w:r w:rsidR="0095256A">
              <w:rPr>
                <w:color w:val="262626"/>
                <w:sz w:val="19"/>
                <w:szCs w:val="19"/>
              </w:rPr>
              <w:t xml:space="preserve"> </w:t>
            </w:r>
            <w:proofErr w:type="spellStart"/>
            <w:ins w:id="1" w:author="Woluman Urgesa" w:date="2026-07-31T16:28:00Z">
              <w:r w:rsidR="00B261E6">
                <w:rPr>
                  <w:color w:val="262626"/>
                  <w:sz w:val="19"/>
                  <w:szCs w:val="19"/>
                </w:rPr>
                <w:t>Alemseged</w:t>
              </w:r>
            </w:ins>
            <w:proofErr w:type="spellEnd"/>
          </w:p>
        </w:tc>
      </w:tr>
      <w:tr w:rsidR="00BB65B0" w14:paraId="00679CD7" w14:textId="77777777">
        <w:tc>
          <w:tcPr>
            <w:tcW w:w="3199" w:type="dxa"/>
            <w:tcBorders>
              <w:top w:val="single" w:sz="4" w:space="0" w:color="BFBFBF"/>
              <w:left w:val="single" w:sz="4" w:space="0" w:color="BFBFBF"/>
              <w:bottom w:val="single" w:sz="4" w:space="0" w:color="BFBFBF"/>
              <w:right w:val="single" w:sz="4" w:space="0" w:color="BFBFBF"/>
            </w:tcBorders>
            <w:vAlign w:val="center"/>
          </w:tcPr>
          <w:p w14:paraId="6F17FEE8" w14:textId="77777777" w:rsidR="00BB65B0" w:rsidRDefault="0095256A">
            <w:r>
              <w:rPr>
                <w:color w:val="262626"/>
                <w:sz w:val="19"/>
                <w:szCs w:val="19"/>
              </w:rPr>
              <w:t>Developer</w:t>
            </w:r>
          </w:p>
        </w:tc>
        <w:tc>
          <w:tcPr>
            <w:tcW w:w="6300" w:type="dxa"/>
            <w:tcBorders>
              <w:top w:val="single" w:sz="4" w:space="0" w:color="BFBFBF"/>
              <w:left w:val="single" w:sz="4" w:space="0" w:color="BFBFBF"/>
              <w:bottom w:val="single" w:sz="4" w:space="0" w:color="BFBFBF"/>
              <w:right w:val="single" w:sz="4" w:space="0" w:color="BFBFBF"/>
            </w:tcBorders>
            <w:vAlign w:val="center"/>
          </w:tcPr>
          <w:p w14:paraId="069AEC4B" w14:textId="77777777" w:rsidR="00BB65B0" w:rsidRDefault="0095256A">
            <w:r>
              <w:t>Mr. Woluman Urgesa</w:t>
            </w:r>
          </w:p>
        </w:tc>
      </w:tr>
      <w:tr w:rsidR="00BB65B0" w14:paraId="246CC69D"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1F8A24C" w14:textId="77777777" w:rsidR="00BB65B0" w:rsidRDefault="0095256A">
            <w:r>
              <w:t>QA/Test Engineer</w:t>
            </w:r>
          </w:p>
        </w:tc>
        <w:tc>
          <w:tcPr>
            <w:tcW w:w="6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A770E4F" w14:textId="77777777" w:rsidR="00BB65B0" w:rsidRDefault="0095256A">
            <w:r>
              <w:t xml:space="preserve">Mr. </w:t>
            </w:r>
            <w:proofErr w:type="spellStart"/>
            <w:r>
              <w:t>Hirko</w:t>
            </w:r>
            <w:proofErr w:type="spellEnd"/>
            <w:r>
              <w:t xml:space="preserve"> </w:t>
            </w:r>
            <w:proofErr w:type="spellStart"/>
            <w:r>
              <w:t>Gemechu</w:t>
            </w:r>
            <w:proofErr w:type="spellEnd"/>
          </w:p>
        </w:tc>
      </w:tr>
      <w:tr w:rsidR="00BB65B0" w14:paraId="26733CA6" w14:textId="77777777">
        <w:tc>
          <w:tcPr>
            <w:tcW w:w="3199" w:type="dxa"/>
            <w:tcBorders>
              <w:top w:val="single" w:sz="4" w:space="0" w:color="BFBFBF"/>
              <w:left w:val="single" w:sz="4" w:space="0" w:color="BFBFBF"/>
              <w:bottom w:val="single" w:sz="4" w:space="0" w:color="BFBFBF"/>
              <w:right w:val="single" w:sz="4" w:space="0" w:color="BFBFBF"/>
            </w:tcBorders>
            <w:vAlign w:val="center"/>
          </w:tcPr>
          <w:p w14:paraId="7C0C4DAC" w14:textId="77777777" w:rsidR="00BB65B0" w:rsidRDefault="0095256A">
            <w:pPr>
              <w:rPr>
                <w:color w:val="262626"/>
                <w:sz w:val="19"/>
                <w:szCs w:val="19"/>
              </w:rPr>
            </w:pPr>
            <w:r>
              <w:rPr>
                <w:color w:val="262626"/>
                <w:sz w:val="19"/>
                <w:szCs w:val="19"/>
              </w:rPr>
              <w:t>Document Status</w:t>
            </w:r>
          </w:p>
        </w:tc>
        <w:tc>
          <w:tcPr>
            <w:tcW w:w="6300" w:type="dxa"/>
            <w:tcBorders>
              <w:top w:val="single" w:sz="4" w:space="0" w:color="BFBFBF"/>
              <w:left w:val="single" w:sz="4" w:space="0" w:color="BFBFBF"/>
              <w:bottom w:val="single" w:sz="4" w:space="0" w:color="BFBFBF"/>
              <w:right w:val="single" w:sz="4" w:space="0" w:color="BFBFBF"/>
            </w:tcBorders>
            <w:vAlign w:val="center"/>
          </w:tcPr>
          <w:p w14:paraId="7F0CBB1D" w14:textId="77777777" w:rsidR="00BB65B0" w:rsidRDefault="0095256A">
            <w:pPr>
              <w:rPr>
                <w:color w:val="262626"/>
                <w:sz w:val="19"/>
                <w:szCs w:val="19"/>
              </w:rPr>
            </w:pPr>
            <w:r>
              <w:rPr>
                <w:color w:val="262626"/>
                <w:sz w:val="19"/>
                <w:szCs w:val="19"/>
              </w:rPr>
              <w:t>Draft v1.2 — For Review</w:t>
            </w:r>
          </w:p>
        </w:tc>
      </w:tr>
      <w:tr w:rsidR="00BB65B0" w14:paraId="2968562D"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DEA828C" w14:textId="77777777" w:rsidR="00BB65B0" w:rsidRDefault="0095256A">
            <w:r>
              <w:rPr>
                <w:color w:val="262626"/>
                <w:sz w:val="19"/>
                <w:szCs w:val="19"/>
              </w:rPr>
              <w:t>Prepared Date</w:t>
            </w:r>
          </w:p>
        </w:tc>
        <w:tc>
          <w:tcPr>
            <w:tcW w:w="6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89F1153" w14:textId="77777777" w:rsidR="00BB65B0" w:rsidRDefault="0095256A">
            <w:r>
              <w:rPr>
                <w:color w:val="262626"/>
                <w:sz w:val="19"/>
                <w:szCs w:val="19"/>
              </w:rPr>
              <w:t>24 July 2026</w:t>
            </w:r>
          </w:p>
        </w:tc>
      </w:tr>
    </w:tbl>
    <w:p w14:paraId="22BEB898" w14:textId="77777777" w:rsidR="00BB65B0" w:rsidRDefault="00BB65B0">
      <w:pPr>
        <w:spacing w:after="1200"/>
      </w:pPr>
    </w:p>
    <w:p w14:paraId="09BC5432" w14:textId="77777777" w:rsidR="00BB65B0" w:rsidRDefault="0095256A">
      <w:r>
        <w:br w:type="page"/>
      </w:r>
    </w:p>
    <w:p w14:paraId="18F6C5C1" w14:textId="77777777" w:rsidR="00BB65B0" w:rsidRDefault="0095256A">
      <w:pPr>
        <w:pStyle w:val="Heading1"/>
        <w:pBdr>
          <w:bottom w:val="single" w:sz="6" w:space="4" w:color="1F3864"/>
        </w:pBdr>
        <w:spacing w:after="200"/>
        <w:rPr>
          <w:b/>
          <w:bCs/>
          <w:color w:val="1F3864"/>
          <w:sz w:val="30"/>
          <w:szCs w:val="30"/>
        </w:rPr>
      </w:pPr>
      <w:bookmarkStart w:id="2" w:name="_Toc233845984"/>
      <w:r>
        <w:rPr>
          <w:b/>
          <w:bCs/>
          <w:color w:val="1F3864"/>
          <w:sz w:val="30"/>
          <w:szCs w:val="30"/>
        </w:rPr>
        <w:lastRenderedPageBreak/>
        <w:t>Table of Contents</w:t>
      </w:r>
      <w:bookmarkEnd w:id="2"/>
    </w:p>
    <w:sdt>
      <w:sdtPr>
        <w:id w:val="-132562993"/>
        <w:docPartObj>
          <w:docPartGallery w:val="Table of Contents"/>
          <w:docPartUnique/>
        </w:docPartObj>
      </w:sdtPr>
      <w:sdtEndPr/>
      <w:sdtContent>
        <w:p w14:paraId="4E0D2A72" w14:textId="77777777" w:rsidR="00BB65B0" w:rsidRDefault="0095256A">
          <w:pPr>
            <w:pStyle w:val="TOC1"/>
            <w:tabs>
              <w:tab w:val="right" w:leader="dot" w:pos="10070"/>
            </w:tabs>
          </w:pPr>
          <w:r>
            <w:fldChar w:fldCharType="begin"/>
          </w:r>
          <w:r>
            <w:rPr>
              <w:rStyle w:val="IndexLink"/>
              <w:b/>
              <w:bCs/>
            </w:rPr>
            <w:instrText xml:space="preserve"> TOC \o "1-2" \h</w:instrText>
          </w:r>
          <w:r>
            <w:rPr>
              <w:rStyle w:val="IndexLink"/>
              <w:b/>
              <w:bCs/>
            </w:rPr>
            <w:fldChar w:fldCharType="separate"/>
          </w:r>
          <w:hyperlink w:anchor="_Toc233845984">
            <w:sdt>
              <w:sdtPr>
                <w:alias w:val="Table of Contents"/>
                <w:id w:val="-45213163"/>
                <w:text/>
              </w:sdtPr>
              <w:sdtEndPr/>
              <w:sdtContent>
                <w:r>
                  <w:rPr>
                    <w:rStyle w:val="IndexLink"/>
                    <w:b/>
                    <w:bCs/>
                  </w:rPr>
                  <w:t>Table of Contents</w:t>
                </w:r>
                <w:r>
                  <w:rPr>
                    <w:rStyle w:val="IndexLink"/>
                  </w:rPr>
                  <w:tab/>
                </w:r>
              </w:sdtContent>
            </w:sdt>
            <w:r>
              <w:rPr>
                <w:webHidden/>
              </w:rPr>
              <w:fldChar w:fldCharType="begin"/>
            </w:r>
            <w:r>
              <w:rPr>
                <w:webHidden/>
              </w:rPr>
              <w:instrText>PAGEREF _Toc233845984 \h</w:instrText>
            </w:r>
            <w:r>
              <w:rPr>
                <w:webHidden/>
              </w:rPr>
            </w:r>
            <w:r>
              <w:rPr>
                <w:webHidden/>
              </w:rPr>
              <w:fldChar w:fldCharType="separate"/>
            </w:r>
            <w:r>
              <w:rPr>
                <w:rStyle w:val="IndexLink"/>
              </w:rPr>
              <w:t>2</w:t>
            </w:r>
            <w:r>
              <w:rPr>
                <w:webHidden/>
              </w:rPr>
              <w:fldChar w:fldCharType="end"/>
            </w:r>
          </w:hyperlink>
        </w:p>
        <w:p w14:paraId="6A222D21" w14:textId="77777777" w:rsidR="00BB65B0" w:rsidRDefault="004603BF">
          <w:pPr>
            <w:pStyle w:val="TOC1"/>
            <w:tabs>
              <w:tab w:val="right" w:leader="dot" w:pos="10070"/>
            </w:tabs>
          </w:pPr>
          <w:hyperlink w:anchor="_Toc233845985">
            <w:r w:rsidR="0095256A">
              <w:rPr>
                <w:rStyle w:val="IndexLink"/>
                <w:b/>
                <w:bCs/>
              </w:rPr>
              <w:t>1. Project Charter</w:t>
            </w:r>
            <w:r w:rsidR="0095256A">
              <w:rPr>
                <w:webHidden/>
              </w:rPr>
              <w:fldChar w:fldCharType="begin"/>
            </w:r>
            <w:r w:rsidR="0095256A">
              <w:rPr>
                <w:webHidden/>
              </w:rPr>
              <w:instrText>PAGEREF _Toc233845985 \h</w:instrText>
            </w:r>
            <w:r w:rsidR="0095256A">
              <w:rPr>
                <w:webHidden/>
              </w:rPr>
            </w:r>
            <w:r w:rsidR="0095256A">
              <w:rPr>
                <w:webHidden/>
              </w:rPr>
              <w:fldChar w:fldCharType="separate"/>
            </w:r>
            <w:r w:rsidR="0095256A">
              <w:rPr>
                <w:rStyle w:val="IndexLink"/>
              </w:rPr>
              <w:tab/>
              <w:t>4</w:t>
            </w:r>
            <w:r w:rsidR="0095256A">
              <w:rPr>
                <w:webHidden/>
              </w:rPr>
              <w:fldChar w:fldCharType="end"/>
            </w:r>
          </w:hyperlink>
        </w:p>
        <w:p w14:paraId="3C2A4366" w14:textId="77777777" w:rsidR="00BB65B0" w:rsidRDefault="004603BF">
          <w:pPr>
            <w:pStyle w:val="TOC2"/>
            <w:tabs>
              <w:tab w:val="right" w:leader="dot" w:pos="10070"/>
            </w:tabs>
          </w:pPr>
          <w:hyperlink w:anchor="_Toc233845986">
            <w:r w:rsidR="0095256A">
              <w:rPr>
                <w:rStyle w:val="IndexLink"/>
                <w:b/>
                <w:bCs/>
              </w:rPr>
              <w:t>1.1 Purpose</w:t>
            </w:r>
            <w:r w:rsidR="0095256A">
              <w:rPr>
                <w:webHidden/>
              </w:rPr>
              <w:fldChar w:fldCharType="begin"/>
            </w:r>
            <w:r w:rsidR="0095256A">
              <w:rPr>
                <w:webHidden/>
              </w:rPr>
              <w:instrText>PAGEREF _Toc233845986 \h</w:instrText>
            </w:r>
            <w:r w:rsidR="0095256A">
              <w:rPr>
                <w:webHidden/>
              </w:rPr>
            </w:r>
            <w:r w:rsidR="0095256A">
              <w:rPr>
                <w:webHidden/>
              </w:rPr>
              <w:fldChar w:fldCharType="separate"/>
            </w:r>
            <w:r w:rsidR="0095256A">
              <w:rPr>
                <w:rStyle w:val="IndexLink"/>
              </w:rPr>
              <w:tab/>
              <w:t>4</w:t>
            </w:r>
            <w:r w:rsidR="0095256A">
              <w:rPr>
                <w:webHidden/>
              </w:rPr>
              <w:fldChar w:fldCharType="end"/>
            </w:r>
          </w:hyperlink>
        </w:p>
        <w:p w14:paraId="3C6875EC" w14:textId="77777777" w:rsidR="00BB65B0" w:rsidRDefault="004603BF">
          <w:pPr>
            <w:pStyle w:val="TOC2"/>
            <w:tabs>
              <w:tab w:val="right" w:leader="dot" w:pos="10070"/>
            </w:tabs>
          </w:pPr>
          <w:hyperlink w:anchor="_Toc233845987">
            <w:r w:rsidR="0095256A">
              <w:rPr>
                <w:rStyle w:val="IndexLink"/>
                <w:b/>
                <w:bCs/>
              </w:rPr>
              <w:t>1.2 Business Justification</w:t>
            </w:r>
            <w:r w:rsidR="0095256A">
              <w:rPr>
                <w:webHidden/>
              </w:rPr>
              <w:fldChar w:fldCharType="begin"/>
            </w:r>
            <w:r w:rsidR="0095256A">
              <w:rPr>
                <w:webHidden/>
              </w:rPr>
              <w:instrText>PAGEREF _Toc233845987 \h</w:instrText>
            </w:r>
            <w:r w:rsidR="0095256A">
              <w:rPr>
                <w:webHidden/>
              </w:rPr>
            </w:r>
            <w:r w:rsidR="0095256A">
              <w:rPr>
                <w:webHidden/>
              </w:rPr>
              <w:fldChar w:fldCharType="separate"/>
            </w:r>
            <w:r w:rsidR="0095256A">
              <w:rPr>
                <w:rStyle w:val="IndexLink"/>
              </w:rPr>
              <w:tab/>
              <w:t>4</w:t>
            </w:r>
            <w:r w:rsidR="0095256A">
              <w:rPr>
                <w:webHidden/>
              </w:rPr>
              <w:fldChar w:fldCharType="end"/>
            </w:r>
          </w:hyperlink>
        </w:p>
        <w:p w14:paraId="0E80BEB9" w14:textId="77777777" w:rsidR="00BB65B0" w:rsidRDefault="004603BF">
          <w:pPr>
            <w:pStyle w:val="TOC2"/>
            <w:tabs>
              <w:tab w:val="right" w:leader="dot" w:pos="10070"/>
            </w:tabs>
          </w:pPr>
          <w:hyperlink w:anchor="_Toc233845988">
            <w:r w:rsidR="0095256A">
              <w:rPr>
                <w:rStyle w:val="IndexLink"/>
                <w:b/>
                <w:bCs/>
              </w:rPr>
              <w:t>1.3 Project Objectives</w:t>
            </w:r>
            <w:r w:rsidR="0095256A">
              <w:rPr>
                <w:webHidden/>
              </w:rPr>
              <w:fldChar w:fldCharType="begin"/>
            </w:r>
            <w:r w:rsidR="0095256A">
              <w:rPr>
                <w:webHidden/>
              </w:rPr>
              <w:instrText>PAGEREF _Toc233845988 \h</w:instrText>
            </w:r>
            <w:r w:rsidR="0095256A">
              <w:rPr>
                <w:webHidden/>
              </w:rPr>
            </w:r>
            <w:r w:rsidR="0095256A">
              <w:rPr>
                <w:webHidden/>
              </w:rPr>
              <w:fldChar w:fldCharType="separate"/>
            </w:r>
            <w:r w:rsidR="0095256A">
              <w:rPr>
                <w:rStyle w:val="IndexLink"/>
              </w:rPr>
              <w:tab/>
              <w:t>4</w:t>
            </w:r>
            <w:r w:rsidR="0095256A">
              <w:rPr>
                <w:webHidden/>
              </w:rPr>
              <w:fldChar w:fldCharType="end"/>
            </w:r>
          </w:hyperlink>
        </w:p>
        <w:p w14:paraId="7C216677" w14:textId="77777777" w:rsidR="00BB65B0" w:rsidRDefault="004603BF">
          <w:pPr>
            <w:pStyle w:val="TOC2"/>
            <w:tabs>
              <w:tab w:val="right" w:leader="dot" w:pos="10070"/>
            </w:tabs>
          </w:pPr>
          <w:hyperlink w:anchor="_Toc233845989">
            <w:r w:rsidR="0095256A">
              <w:rPr>
                <w:rStyle w:val="IndexLink"/>
                <w:b/>
                <w:bCs/>
              </w:rPr>
              <w:t>1.4 High-Level Scope</w:t>
            </w:r>
            <w:r w:rsidR="0095256A">
              <w:rPr>
                <w:webHidden/>
              </w:rPr>
              <w:fldChar w:fldCharType="begin"/>
            </w:r>
            <w:r w:rsidR="0095256A">
              <w:rPr>
                <w:webHidden/>
              </w:rPr>
              <w:instrText>PAGEREF _Toc233845989 \h</w:instrText>
            </w:r>
            <w:r w:rsidR="0095256A">
              <w:rPr>
                <w:webHidden/>
              </w:rPr>
            </w:r>
            <w:r w:rsidR="0095256A">
              <w:rPr>
                <w:webHidden/>
              </w:rPr>
              <w:fldChar w:fldCharType="separate"/>
            </w:r>
            <w:r w:rsidR="0095256A">
              <w:rPr>
                <w:rStyle w:val="IndexLink"/>
              </w:rPr>
              <w:tab/>
              <w:t>4</w:t>
            </w:r>
            <w:r w:rsidR="0095256A">
              <w:rPr>
                <w:webHidden/>
              </w:rPr>
              <w:fldChar w:fldCharType="end"/>
            </w:r>
          </w:hyperlink>
        </w:p>
        <w:p w14:paraId="2864EA54" w14:textId="77777777" w:rsidR="00BB65B0" w:rsidRDefault="004603BF">
          <w:pPr>
            <w:pStyle w:val="TOC2"/>
            <w:tabs>
              <w:tab w:val="right" w:leader="dot" w:pos="10070"/>
            </w:tabs>
          </w:pPr>
          <w:hyperlink w:anchor="_Toc233845990">
            <w:r w:rsidR="0095256A">
              <w:rPr>
                <w:rStyle w:val="IndexLink"/>
                <w:b/>
                <w:bCs/>
              </w:rPr>
              <w:t>1.5 Success Criteria</w:t>
            </w:r>
            <w:r w:rsidR="0095256A">
              <w:rPr>
                <w:webHidden/>
              </w:rPr>
              <w:fldChar w:fldCharType="begin"/>
            </w:r>
            <w:r w:rsidR="0095256A">
              <w:rPr>
                <w:webHidden/>
              </w:rPr>
              <w:instrText>PAGEREF _Toc233845990 \h</w:instrText>
            </w:r>
            <w:r w:rsidR="0095256A">
              <w:rPr>
                <w:webHidden/>
              </w:rPr>
            </w:r>
            <w:r w:rsidR="0095256A">
              <w:rPr>
                <w:webHidden/>
              </w:rPr>
              <w:fldChar w:fldCharType="separate"/>
            </w:r>
            <w:r w:rsidR="0095256A">
              <w:rPr>
                <w:rStyle w:val="IndexLink"/>
              </w:rPr>
              <w:tab/>
              <w:t>4</w:t>
            </w:r>
            <w:r w:rsidR="0095256A">
              <w:rPr>
                <w:webHidden/>
              </w:rPr>
              <w:fldChar w:fldCharType="end"/>
            </w:r>
          </w:hyperlink>
        </w:p>
        <w:p w14:paraId="427E5F2C" w14:textId="77777777" w:rsidR="00BB65B0" w:rsidRDefault="004603BF">
          <w:pPr>
            <w:pStyle w:val="TOC2"/>
            <w:tabs>
              <w:tab w:val="right" w:leader="dot" w:pos="10070"/>
            </w:tabs>
          </w:pPr>
          <w:hyperlink w:anchor="_Toc233845991">
            <w:r w:rsidR="0095256A">
              <w:rPr>
                <w:rStyle w:val="IndexLink"/>
                <w:b/>
                <w:bCs/>
              </w:rPr>
              <w:t>1.6 Timeline &amp; Budget (Indicative)</w:t>
            </w:r>
            <w:r w:rsidR="0095256A">
              <w:rPr>
                <w:webHidden/>
              </w:rPr>
              <w:fldChar w:fldCharType="begin"/>
            </w:r>
            <w:r w:rsidR="0095256A">
              <w:rPr>
                <w:webHidden/>
              </w:rPr>
              <w:instrText>PAGEREF _Toc233845991 \h</w:instrText>
            </w:r>
            <w:r w:rsidR="0095256A">
              <w:rPr>
                <w:webHidden/>
              </w:rPr>
            </w:r>
            <w:r w:rsidR="0095256A">
              <w:rPr>
                <w:webHidden/>
              </w:rPr>
              <w:fldChar w:fldCharType="separate"/>
            </w:r>
            <w:r w:rsidR="0095256A">
              <w:rPr>
                <w:rStyle w:val="IndexLink"/>
              </w:rPr>
              <w:tab/>
              <w:t>4</w:t>
            </w:r>
            <w:r w:rsidR="0095256A">
              <w:rPr>
                <w:webHidden/>
              </w:rPr>
              <w:fldChar w:fldCharType="end"/>
            </w:r>
          </w:hyperlink>
        </w:p>
        <w:p w14:paraId="0515FFD7" w14:textId="77777777" w:rsidR="00BB65B0" w:rsidRDefault="004603BF">
          <w:pPr>
            <w:pStyle w:val="TOC2"/>
            <w:tabs>
              <w:tab w:val="right" w:leader="dot" w:pos="10070"/>
            </w:tabs>
          </w:pPr>
          <w:hyperlink w:anchor="_Toc233845992">
            <w:r w:rsidR="0095256A">
              <w:rPr>
                <w:rStyle w:val="IndexLink"/>
                <w:b/>
                <w:bCs/>
              </w:rPr>
              <w:t>1.7 Authorization</w:t>
            </w:r>
            <w:r w:rsidR="0095256A">
              <w:rPr>
                <w:webHidden/>
              </w:rPr>
              <w:fldChar w:fldCharType="begin"/>
            </w:r>
            <w:r w:rsidR="0095256A">
              <w:rPr>
                <w:webHidden/>
              </w:rPr>
              <w:instrText>PAGEREF _Toc233845992 \h</w:instrText>
            </w:r>
            <w:r w:rsidR="0095256A">
              <w:rPr>
                <w:webHidden/>
              </w:rPr>
            </w:r>
            <w:r w:rsidR="0095256A">
              <w:rPr>
                <w:webHidden/>
              </w:rPr>
              <w:fldChar w:fldCharType="separate"/>
            </w:r>
            <w:r w:rsidR="0095256A">
              <w:rPr>
                <w:rStyle w:val="IndexLink"/>
              </w:rPr>
              <w:tab/>
              <w:t>5</w:t>
            </w:r>
            <w:r w:rsidR="0095256A">
              <w:rPr>
                <w:webHidden/>
              </w:rPr>
              <w:fldChar w:fldCharType="end"/>
            </w:r>
          </w:hyperlink>
        </w:p>
        <w:p w14:paraId="3804A150" w14:textId="77777777" w:rsidR="00BB65B0" w:rsidRDefault="004603BF">
          <w:pPr>
            <w:pStyle w:val="TOC1"/>
            <w:tabs>
              <w:tab w:val="right" w:leader="dot" w:pos="10070"/>
            </w:tabs>
          </w:pPr>
          <w:hyperlink w:anchor="_Toc233845993">
            <w:r w:rsidR="0095256A">
              <w:rPr>
                <w:rStyle w:val="IndexLink"/>
                <w:b/>
                <w:bCs/>
              </w:rPr>
              <w:t>2. Business Case</w:t>
            </w:r>
            <w:r w:rsidR="0095256A">
              <w:rPr>
                <w:webHidden/>
              </w:rPr>
              <w:fldChar w:fldCharType="begin"/>
            </w:r>
            <w:r w:rsidR="0095256A">
              <w:rPr>
                <w:webHidden/>
              </w:rPr>
              <w:instrText>PAGEREF _Toc233845993 \h</w:instrText>
            </w:r>
            <w:r w:rsidR="0095256A">
              <w:rPr>
                <w:webHidden/>
              </w:rPr>
            </w:r>
            <w:r w:rsidR="0095256A">
              <w:rPr>
                <w:webHidden/>
              </w:rPr>
              <w:fldChar w:fldCharType="separate"/>
            </w:r>
            <w:r w:rsidR="0095256A">
              <w:rPr>
                <w:rStyle w:val="IndexLink"/>
              </w:rPr>
              <w:tab/>
              <w:t>6</w:t>
            </w:r>
            <w:r w:rsidR="0095256A">
              <w:rPr>
                <w:webHidden/>
              </w:rPr>
              <w:fldChar w:fldCharType="end"/>
            </w:r>
          </w:hyperlink>
        </w:p>
        <w:p w14:paraId="24AD5B79" w14:textId="77777777" w:rsidR="00BB65B0" w:rsidRDefault="004603BF">
          <w:pPr>
            <w:pStyle w:val="TOC2"/>
            <w:tabs>
              <w:tab w:val="right" w:leader="dot" w:pos="10070"/>
            </w:tabs>
          </w:pPr>
          <w:hyperlink w:anchor="_Toc233845994">
            <w:r w:rsidR="0095256A">
              <w:rPr>
                <w:rStyle w:val="IndexLink"/>
                <w:b/>
                <w:bCs/>
              </w:rPr>
              <w:t>2.1 Problem Statement</w:t>
            </w:r>
            <w:r w:rsidR="0095256A">
              <w:rPr>
                <w:webHidden/>
              </w:rPr>
              <w:fldChar w:fldCharType="begin"/>
            </w:r>
            <w:r w:rsidR="0095256A">
              <w:rPr>
                <w:webHidden/>
              </w:rPr>
              <w:instrText>PAGEREF _Toc233845994 \h</w:instrText>
            </w:r>
            <w:r w:rsidR="0095256A">
              <w:rPr>
                <w:webHidden/>
              </w:rPr>
            </w:r>
            <w:r w:rsidR="0095256A">
              <w:rPr>
                <w:webHidden/>
              </w:rPr>
              <w:fldChar w:fldCharType="separate"/>
            </w:r>
            <w:r w:rsidR="0095256A">
              <w:rPr>
                <w:rStyle w:val="IndexLink"/>
              </w:rPr>
              <w:tab/>
              <w:t>6</w:t>
            </w:r>
            <w:r w:rsidR="0095256A">
              <w:rPr>
                <w:webHidden/>
              </w:rPr>
              <w:fldChar w:fldCharType="end"/>
            </w:r>
          </w:hyperlink>
        </w:p>
        <w:p w14:paraId="299AE988" w14:textId="77777777" w:rsidR="00BB65B0" w:rsidRDefault="004603BF">
          <w:pPr>
            <w:pStyle w:val="TOC2"/>
            <w:tabs>
              <w:tab w:val="right" w:leader="dot" w:pos="10070"/>
            </w:tabs>
          </w:pPr>
          <w:hyperlink w:anchor="_Toc233845995">
            <w:r w:rsidR="0095256A">
              <w:rPr>
                <w:rStyle w:val="IndexLink"/>
                <w:b/>
                <w:bCs/>
              </w:rPr>
              <w:t>2.2 Proposed Solution</w:t>
            </w:r>
            <w:r w:rsidR="0095256A">
              <w:rPr>
                <w:webHidden/>
              </w:rPr>
              <w:fldChar w:fldCharType="begin"/>
            </w:r>
            <w:r w:rsidR="0095256A">
              <w:rPr>
                <w:webHidden/>
              </w:rPr>
              <w:instrText>PAGEREF _Toc233845995 \h</w:instrText>
            </w:r>
            <w:r w:rsidR="0095256A">
              <w:rPr>
                <w:webHidden/>
              </w:rPr>
            </w:r>
            <w:r w:rsidR="0095256A">
              <w:rPr>
                <w:webHidden/>
              </w:rPr>
              <w:fldChar w:fldCharType="separate"/>
            </w:r>
            <w:r w:rsidR="0095256A">
              <w:rPr>
                <w:rStyle w:val="IndexLink"/>
              </w:rPr>
              <w:tab/>
              <w:t>6</w:t>
            </w:r>
            <w:r w:rsidR="0095256A">
              <w:rPr>
                <w:webHidden/>
              </w:rPr>
              <w:fldChar w:fldCharType="end"/>
            </w:r>
          </w:hyperlink>
        </w:p>
        <w:p w14:paraId="36FDBF34" w14:textId="77777777" w:rsidR="00BB65B0" w:rsidRDefault="004603BF">
          <w:pPr>
            <w:pStyle w:val="TOC2"/>
            <w:tabs>
              <w:tab w:val="right" w:leader="dot" w:pos="10070"/>
            </w:tabs>
          </w:pPr>
          <w:hyperlink w:anchor="_Toc233845996">
            <w:r w:rsidR="0095256A">
              <w:rPr>
                <w:rStyle w:val="IndexLink"/>
                <w:b/>
                <w:bCs/>
              </w:rPr>
              <w:t>2.3 Expected Benefits</w:t>
            </w:r>
            <w:r w:rsidR="0095256A">
              <w:rPr>
                <w:webHidden/>
              </w:rPr>
              <w:fldChar w:fldCharType="begin"/>
            </w:r>
            <w:r w:rsidR="0095256A">
              <w:rPr>
                <w:webHidden/>
              </w:rPr>
              <w:instrText>PAGEREF _Toc233845996 \h</w:instrText>
            </w:r>
            <w:r w:rsidR="0095256A">
              <w:rPr>
                <w:webHidden/>
              </w:rPr>
            </w:r>
            <w:r w:rsidR="0095256A">
              <w:rPr>
                <w:webHidden/>
              </w:rPr>
              <w:fldChar w:fldCharType="separate"/>
            </w:r>
            <w:r w:rsidR="0095256A">
              <w:rPr>
                <w:rStyle w:val="IndexLink"/>
              </w:rPr>
              <w:tab/>
              <w:t>6</w:t>
            </w:r>
            <w:r w:rsidR="0095256A">
              <w:rPr>
                <w:webHidden/>
              </w:rPr>
              <w:fldChar w:fldCharType="end"/>
            </w:r>
          </w:hyperlink>
        </w:p>
        <w:p w14:paraId="3F9CFB97" w14:textId="77777777" w:rsidR="00BB65B0" w:rsidRDefault="004603BF">
          <w:pPr>
            <w:pStyle w:val="TOC2"/>
            <w:tabs>
              <w:tab w:val="right" w:leader="dot" w:pos="10070"/>
            </w:tabs>
          </w:pPr>
          <w:hyperlink w:anchor="_Toc233845997">
            <w:r w:rsidR="0095256A">
              <w:rPr>
                <w:rStyle w:val="IndexLink"/>
                <w:b/>
                <w:bCs/>
              </w:rPr>
              <w:t>2.4 Budget Breakdown</w:t>
            </w:r>
            <w:r w:rsidR="0095256A">
              <w:rPr>
                <w:webHidden/>
              </w:rPr>
              <w:fldChar w:fldCharType="begin"/>
            </w:r>
            <w:r w:rsidR="0095256A">
              <w:rPr>
                <w:webHidden/>
              </w:rPr>
              <w:instrText>PAGEREF _Toc233845997 \h</w:instrText>
            </w:r>
            <w:r w:rsidR="0095256A">
              <w:rPr>
                <w:webHidden/>
              </w:rPr>
            </w:r>
            <w:r w:rsidR="0095256A">
              <w:rPr>
                <w:webHidden/>
              </w:rPr>
              <w:fldChar w:fldCharType="separate"/>
            </w:r>
            <w:r w:rsidR="0095256A">
              <w:rPr>
                <w:rStyle w:val="IndexLink"/>
              </w:rPr>
              <w:tab/>
              <w:t>6</w:t>
            </w:r>
            <w:r w:rsidR="0095256A">
              <w:rPr>
                <w:webHidden/>
              </w:rPr>
              <w:fldChar w:fldCharType="end"/>
            </w:r>
          </w:hyperlink>
        </w:p>
        <w:p w14:paraId="046CB78F" w14:textId="77777777" w:rsidR="00BB65B0" w:rsidRDefault="004603BF">
          <w:pPr>
            <w:pStyle w:val="TOC2"/>
            <w:tabs>
              <w:tab w:val="right" w:leader="dot" w:pos="10070"/>
            </w:tabs>
          </w:pPr>
          <w:hyperlink w:anchor="_Toc233845998">
            <w:r w:rsidR="0095256A">
              <w:rPr>
                <w:rStyle w:val="IndexLink"/>
                <w:b/>
                <w:bCs/>
              </w:rPr>
              <w:t>2.4.1 Labor Cost</w:t>
            </w:r>
            <w:r w:rsidR="0095256A">
              <w:rPr>
                <w:webHidden/>
              </w:rPr>
              <w:fldChar w:fldCharType="begin"/>
            </w:r>
            <w:r w:rsidR="0095256A">
              <w:rPr>
                <w:webHidden/>
              </w:rPr>
              <w:instrText>PAGEREF _Toc233845998 \h</w:instrText>
            </w:r>
            <w:r w:rsidR="0095256A">
              <w:rPr>
                <w:webHidden/>
              </w:rPr>
            </w:r>
            <w:r w:rsidR="0095256A">
              <w:rPr>
                <w:webHidden/>
              </w:rPr>
              <w:fldChar w:fldCharType="separate"/>
            </w:r>
            <w:r w:rsidR="0095256A">
              <w:rPr>
                <w:rStyle w:val="IndexLink"/>
              </w:rPr>
              <w:tab/>
              <w:t>6</w:t>
            </w:r>
            <w:r w:rsidR="0095256A">
              <w:rPr>
                <w:webHidden/>
              </w:rPr>
              <w:fldChar w:fldCharType="end"/>
            </w:r>
          </w:hyperlink>
        </w:p>
        <w:p w14:paraId="59CAAB69" w14:textId="77777777" w:rsidR="00BB65B0" w:rsidRDefault="004603BF">
          <w:pPr>
            <w:pStyle w:val="TOC2"/>
            <w:tabs>
              <w:tab w:val="right" w:leader="dot" w:pos="10070"/>
            </w:tabs>
          </w:pPr>
          <w:hyperlink w:anchor="_Toc233845999">
            <w:r w:rsidR="0095256A">
              <w:rPr>
                <w:rStyle w:val="IndexLink"/>
                <w:b/>
                <w:bCs/>
              </w:rPr>
              <w:t>2.4.2 Infrastructure &amp; Systems</w:t>
            </w:r>
            <w:r w:rsidR="0095256A">
              <w:rPr>
                <w:webHidden/>
              </w:rPr>
              <w:fldChar w:fldCharType="begin"/>
            </w:r>
            <w:r w:rsidR="0095256A">
              <w:rPr>
                <w:webHidden/>
              </w:rPr>
              <w:instrText>PAGEREF _Toc233845999 \h</w:instrText>
            </w:r>
            <w:r w:rsidR="0095256A">
              <w:rPr>
                <w:webHidden/>
              </w:rPr>
            </w:r>
            <w:r w:rsidR="0095256A">
              <w:rPr>
                <w:webHidden/>
              </w:rPr>
              <w:fldChar w:fldCharType="separate"/>
            </w:r>
            <w:r w:rsidR="0095256A">
              <w:rPr>
                <w:rStyle w:val="IndexLink"/>
              </w:rPr>
              <w:tab/>
              <w:t>6</w:t>
            </w:r>
            <w:r w:rsidR="0095256A">
              <w:rPr>
                <w:webHidden/>
              </w:rPr>
              <w:fldChar w:fldCharType="end"/>
            </w:r>
          </w:hyperlink>
        </w:p>
        <w:p w14:paraId="4F1EB967" w14:textId="77777777" w:rsidR="00BB65B0" w:rsidRDefault="004603BF">
          <w:pPr>
            <w:pStyle w:val="TOC2"/>
            <w:tabs>
              <w:tab w:val="right" w:leader="dot" w:pos="10070"/>
            </w:tabs>
          </w:pPr>
          <w:hyperlink w:anchor="_Toc233846000">
            <w:r w:rsidR="0095256A">
              <w:rPr>
                <w:rStyle w:val="IndexLink"/>
                <w:b/>
                <w:bCs/>
              </w:rPr>
              <w:t>2.4.3 Contingency</w:t>
            </w:r>
            <w:r w:rsidR="0095256A">
              <w:rPr>
                <w:webHidden/>
              </w:rPr>
              <w:fldChar w:fldCharType="begin"/>
            </w:r>
            <w:r w:rsidR="0095256A">
              <w:rPr>
                <w:webHidden/>
              </w:rPr>
              <w:instrText>PAGEREF _Toc233846000 \h</w:instrText>
            </w:r>
            <w:r w:rsidR="0095256A">
              <w:rPr>
                <w:webHidden/>
              </w:rPr>
            </w:r>
            <w:r w:rsidR="0095256A">
              <w:rPr>
                <w:webHidden/>
              </w:rPr>
              <w:fldChar w:fldCharType="separate"/>
            </w:r>
            <w:r w:rsidR="0095256A">
              <w:rPr>
                <w:rStyle w:val="IndexLink"/>
              </w:rPr>
              <w:tab/>
              <w:t>7</w:t>
            </w:r>
            <w:r w:rsidR="0095256A">
              <w:rPr>
                <w:webHidden/>
              </w:rPr>
              <w:fldChar w:fldCharType="end"/>
            </w:r>
          </w:hyperlink>
        </w:p>
        <w:p w14:paraId="68BB9196" w14:textId="77777777" w:rsidR="00BB65B0" w:rsidRDefault="004603BF">
          <w:pPr>
            <w:pStyle w:val="TOC2"/>
            <w:tabs>
              <w:tab w:val="right" w:leader="dot" w:pos="10070"/>
            </w:tabs>
          </w:pPr>
          <w:hyperlink w:anchor="_Toc233846001">
            <w:r w:rsidR="0095256A">
              <w:rPr>
                <w:rStyle w:val="IndexLink"/>
                <w:b/>
                <w:bCs/>
              </w:rPr>
              <w:t>2.4.4 Total Estimated Budget</w:t>
            </w:r>
            <w:r w:rsidR="0095256A">
              <w:rPr>
                <w:webHidden/>
              </w:rPr>
              <w:fldChar w:fldCharType="begin"/>
            </w:r>
            <w:r w:rsidR="0095256A">
              <w:rPr>
                <w:webHidden/>
              </w:rPr>
              <w:instrText>PAGEREF _Toc233846001 \h</w:instrText>
            </w:r>
            <w:r w:rsidR="0095256A">
              <w:rPr>
                <w:webHidden/>
              </w:rPr>
            </w:r>
            <w:r w:rsidR="0095256A">
              <w:rPr>
                <w:webHidden/>
              </w:rPr>
              <w:fldChar w:fldCharType="separate"/>
            </w:r>
            <w:r w:rsidR="0095256A">
              <w:rPr>
                <w:rStyle w:val="IndexLink"/>
              </w:rPr>
              <w:tab/>
              <w:t>7</w:t>
            </w:r>
            <w:r w:rsidR="0095256A">
              <w:rPr>
                <w:webHidden/>
              </w:rPr>
              <w:fldChar w:fldCharType="end"/>
            </w:r>
          </w:hyperlink>
        </w:p>
        <w:p w14:paraId="7ECD1A47" w14:textId="77777777" w:rsidR="00BB65B0" w:rsidRDefault="004603BF">
          <w:pPr>
            <w:pStyle w:val="TOC2"/>
            <w:tabs>
              <w:tab w:val="right" w:leader="dot" w:pos="10070"/>
            </w:tabs>
          </w:pPr>
          <w:hyperlink w:anchor="_Toc233846002">
            <w:r w:rsidR="0095256A">
              <w:rPr>
                <w:rStyle w:val="IndexLink"/>
                <w:b/>
                <w:bCs/>
              </w:rPr>
              <w:t>2.5 Risk of Not Proceeding</w:t>
            </w:r>
            <w:r w:rsidR="0095256A">
              <w:rPr>
                <w:webHidden/>
              </w:rPr>
              <w:fldChar w:fldCharType="begin"/>
            </w:r>
            <w:r w:rsidR="0095256A">
              <w:rPr>
                <w:webHidden/>
              </w:rPr>
              <w:instrText>PAGEREF _Toc233846002 \h</w:instrText>
            </w:r>
            <w:r w:rsidR="0095256A">
              <w:rPr>
                <w:webHidden/>
              </w:rPr>
            </w:r>
            <w:r w:rsidR="0095256A">
              <w:rPr>
                <w:webHidden/>
              </w:rPr>
              <w:fldChar w:fldCharType="separate"/>
            </w:r>
            <w:r w:rsidR="0095256A">
              <w:rPr>
                <w:rStyle w:val="IndexLink"/>
              </w:rPr>
              <w:tab/>
              <w:t>7</w:t>
            </w:r>
            <w:r w:rsidR="0095256A">
              <w:rPr>
                <w:webHidden/>
              </w:rPr>
              <w:fldChar w:fldCharType="end"/>
            </w:r>
          </w:hyperlink>
        </w:p>
        <w:p w14:paraId="1D76207D" w14:textId="77777777" w:rsidR="00BB65B0" w:rsidRDefault="004603BF">
          <w:pPr>
            <w:pStyle w:val="TOC1"/>
            <w:tabs>
              <w:tab w:val="right" w:leader="dot" w:pos="10070"/>
            </w:tabs>
          </w:pPr>
          <w:hyperlink w:anchor="_Toc233846003">
            <w:r w:rsidR="0095256A">
              <w:rPr>
                <w:rStyle w:val="IndexLink"/>
                <w:b/>
                <w:bCs/>
              </w:rPr>
              <w:t>3. Scope Definition</w:t>
            </w:r>
            <w:r w:rsidR="0095256A">
              <w:rPr>
                <w:webHidden/>
              </w:rPr>
              <w:fldChar w:fldCharType="begin"/>
            </w:r>
            <w:r w:rsidR="0095256A">
              <w:rPr>
                <w:webHidden/>
              </w:rPr>
              <w:instrText>PAGEREF _Toc233846003 \h</w:instrText>
            </w:r>
            <w:r w:rsidR="0095256A">
              <w:rPr>
                <w:webHidden/>
              </w:rPr>
            </w:r>
            <w:r w:rsidR="0095256A">
              <w:rPr>
                <w:webHidden/>
              </w:rPr>
              <w:fldChar w:fldCharType="separate"/>
            </w:r>
            <w:r w:rsidR="0095256A">
              <w:rPr>
                <w:rStyle w:val="IndexLink"/>
              </w:rPr>
              <w:tab/>
              <w:t>8</w:t>
            </w:r>
            <w:r w:rsidR="0095256A">
              <w:rPr>
                <w:webHidden/>
              </w:rPr>
              <w:fldChar w:fldCharType="end"/>
            </w:r>
          </w:hyperlink>
        </w:p>
        <w:p w14:paraId="57C91747" w14:textId="77777777" w:rsidR="00BB65B0" w:rsidRDefault="004603BF">
          <w:pPr>
            <w:pStyle w:val="TOC2"/>
            <w:tabs>
              <w:tab w:val="right" w:leader="dot" w:pos="10070"/>
            </w:tabs>
          </w:pPr>
          <w:hyperlink w:anchor="_Toc233846004">
            <w:r w:rsidR="0095256A">
              <w:rPr>
                <w:rStyle w:val="IndexLink"/>
                <w:b/>
                <w:bCs/>
              </w:rPr>
              <w:t>3.1 In-Scope</w:t>
            </w:r>
            <w:r w:rsidR="0095256A">
              <w:rPr>
                <w:webHidden/>
              </w:rPr>
              <w:fldChar w:fldCharType="begin"/>
            </w:r>
            <w:r w:rsidR="0095256A">
              <w:rPr>
                <w:webHidden/>
              </w:rPr>
              <w:instrText>PAGEREF _Toc233846004 \h</w:instrText>
            </w:r>
            <w:r w:rsidR="0095256A">
              <w:rPr>
                <w:webHidden/>
              </w:rPr>
            </w:r>
            <w:r w:rsidR="0095256A">
              <w:rPr>
                <w:webHidden/>
              </w:rPr>
              <w:fldChar w:fldCharType="separate"/>
            </w:r>
            <w:r w:rsidR="0095256A">
              <w:rPr>
                <w:rStyle w:val="IndexLink"/>
              </w:rPr>
              <w:tab/>
              <w:t>8</w:t>
            </w:r>
            <w:r w:rsidR="0095256A">
              <w:rPr>
                <w:webHidden/>
              </w:rPr>
              <w:fldChar w:fldCharType="end"/>
            </w:r>
          </w:hyperlink>
        </w:p>
        <w:p w14:paraId="588EDDA7" w14:textId="77777777" w:rsidR="00BB65B0" w:rsidRDefault="004603BF">
          <w:pPr>
            <w:pStyle w:val="TOC2"/>
            <w:tabs>
              <w:tab w:val="right" w:leader="dot" w:pos="10070"/>
            </w:tabs>
          </w:pPr>
          <w:hyperlink w:anchor="_Toc233846005">
            <w:r w:rsidR="0095256A">
              <w:rPr>
                <w:rStyle w:val="IndexLink"/>
                <w:b/>
                <w:bCs/>
              </w:rPr>
              <w:t>3.2 Out-of-Scope (This Release)</w:t>
            </w:r>
            <w:r w:rsidR="0095256A">
              <w:rPr>
                <w:webHidden/>
              </w:rPr>
              <w:fldChar w:fldCharType="begin"/>
            </w:r>
            <w:r w:rsidR="0095256A">
              <w:rPr>
                <w:webHidden/>
              </w:rPr>
              <w:instrText>PAGEREF _Toc233846005 \h</w:instrText>
            </w:r>
            <w:r w:rsidR="0095256A">
              <w:rPr>
                <w:webHidden/>
              </w:rPr>
            </w:r>
            <w:r w:rsidR="0095256A">
              <w:rPr>
                <w:webHidden/>
              </w:rPr>
              <w:fldChar w:fldCharType="separate"/>
            </w:r>
            <w:r w:rsidR="0095256A">
              <w:rPr>
                <w:rStyle w:val="IndexLink"/>
              </w:rPr>
              <w:tab/>
              <w:t>8</w:t>
            </w:r>
            <w:r w:rsidR="0095256A">
              <w:rPr>
                <w:webHidden/>
              </w:rPr>
              <w:fldChar w:fldCharType="end"/>
            </w:r>
          </w:hyperlink>
        </w:p>
        <w:p w14:paraId="7BDA27DB" w14:textId="77777777" w:rsidR="00BB65B0" w:rsidRDefault="004603BF">
          <w:pPr>
            <w:pStyle w:val="TOC2"/>
            <w:tabs>
              <w:tab w:val="right" w:leader="dot" w:pos="10070"/>
            </w:tabs>
          </w:pPr>
          <w:hyperlink w:anchor="_Toc233846006">
            <w:r w:rsidR="0095256A">
              <w:rPr>
                <w:rStyle w:val="IndexLink"/>
                <w:b/>
                <w:bCs/>
              </w:rPr>
              <w:t>3.3 Assumptions</w:t>
            </w:r>
            <w:r w:rsidR="0095256A">
              <w:rPr>
                <w:webHidden/>
              </w:rPr>
              <w:fldChar w:fldCharType="begin"/>
            </w:r>
            <w:r w:rsidR="0095256A">
              <w:rPr>
                <w:webHidden/>
              </w:rPr>
              <w:instrText>PAGEREF _Toc233846006 \h</w:instrText>
            </w:r>
            <w:r w:rsidR="0095256A">
              <w:rPr>
                <w:webHidden/>
              </w:rPr>
            </w:r>
            <w:r w:rsidR="0095256A">
              <w:rPr>
                <w:webHidden/>
              </w:rPr>
              <w:fldChar w:fldCharType="separate"/>
            </w:r>
            <w:r w:rsidR="0095256A">
              <w:rPr>
                <w:rStyle w:val="IndexLink"/>
              </w:rPr>
              <w:tab/>
              <w:t>8</w:t>
            </w:r>
            <w:r w:rsidR="0095256A">
              <w:rPr>
                <w:webHidden/>
              </w:rPr>
              <w:fldChar w:fldCharType="end"/>
            </w:r>
          </w:hyperlink>
        </w:p>
        <w:p w14:paraId="7B37F4BE" w14:textId="77777777" w:rsidR="00BB65B0" w:rsidRDefault="004603BF">
          <w:pPr>
            <w:pStyle w:val="TOC2"/>
            <w:tabs>
              <w:tab w:val="right" w:leader="dot" w:pos="10070"/>
            </w:tabs>
          </w:pPr>
          <w:hyperlink w:anchor="_Toc233846007">
            <w:r w:rsidR="0095256A">
              <w:rPr>
                <w:rStyle w:val="IndexLink"/>
                <w:b/>
                <w:bCs/>
              </w:rPr>
              <w:t>3.4 Constraints</w:t>
            </w:r>
            <w:r w:rsidR="0095256A">
              <w:rPr>
                <w:webHidden/>
              </w:rPr>
              <w:fldChar w:fldCharType="begin"/>
            </w:r>
            <w:r w:rsidR="0095256A">
              <w:rPr>
                <w:webHidden/>
              </w:rPr>
              <w:instrText>PAGEREF _Toc233846007 \h</w:instrText>
            </w:r>
            <w:r w:rsidR="0095256A">
              <w:rPr>
                <w:webHidden/>
              </w:rPr>
            </w:r>
            <w:r w:rsidR="0095256A">
              <w:rPr>
                <w:webHidden/>
              </w:rPr>
              <w:fldChar w:fldCharType="separate"/>
            </w:r>
            <w:r w:rsidR="0095256A">
              <w:rPr>
                <w:rStyle w:val="IndexLink"/>
              </w:rPr>
              <w:tab/>
              <w:t>8</w:t>
            </w:r>
            <w:r w:rsidR="0095256A">
              <w:rPr>
                <w:webHidden/>
              </w:rPr>
              <w:fldChar w:fldCharType="end"/>
            </w:r>
          </w:hyperlink>
        </w:p>
        <w:p w14:paraId="2CB5045A" w14:textId="77777777" w:rsidR="00BB65B0" w:rsidRDefault="004603BF">
          <w:pPr>
            <w:pStyle w:val="TOC2"/>
            <w:tabs>
              <w:tab w:val="right" w:leader="dot" w:pos="10070"/>
            </w:tabs>
          </w:pPr>
          <w:hyperlink w:anchor="_Toc233846008">
            <w:r w:rsidR="0095256A">
              <w:rPr>
                <w:rStyle w:val="IndexLink"/>
                <w:b/>
                <w:bCs/>
              </w:rPr>
              <w:t>3.5 Phase 0 Deliverables</w:t>
            </w:r>
            <w:r w:rsidR="0095256A">
              <w:rPr>
                <w:webHidden/>
              </w:rPr>
              <w:fldChar w:fldCharType="begin"/>
            </w:r>
            <w:r w:rsidR="0095256A">
              <w:rPr>
                <w:webHidden/>
              </w:rPr>
              <w:instrText>PAGEREF _Toc233846008 \h</w:instrText>
            </w:r>
            <w:r w:rsidR="0095256A">
              <w:rPr>
                <w:webHidden/>
              </w:rPr>
            </w:r>
            <w:r w:rsidR="0095256A">
              <w:rPr>
                <w:webHidden/>
              </w:rPr>
              <w:fldChar w:fldCharType="separate"/>
            </w:r>
            <w:r w:rsidR="0095256A">
              <w:rPr>
                <w:rStyle w:val="IndexLink"/>
              </w:rPr>
              <w:tab/>
              <w:t>8</w:t>
            </w:r>
            <w:r w:rsidR="0095256A">
              <w:rPr>
                <w:webHidden/>
              </w:rPr>
              <w:fldChar w:fldCharType="end"/>
            </w:r>
          </w:hyperlink>
        </w:p>
        <w:p w14:paraId="3774B6C1" w14:textId="77777777" w:rsidR="00BB65B0" w:rsidRDefault="004603BF">
          <w:pPr>
            <w:pStyle w:val="TOC1"/>
            <w:tabs>
              <w:tab w:val="right" w:leader="dot" w:pos="10070"/>
            </w:tabs>
          </w:pPr>
          <w:hyperlink w:anchor="_Toc233846009">
            <w:r w:rsidR="0095256A">
              <w:rPr>
                <w:rStyle w:val="IndexLink"/>
                <w:b/>
                <w:bCs/>
              </w:rPr>
              <w:t>4. Stakeholder Identification</w:t>
            </w:r>
            <w:r w:rsidR="0095256A">
              <w:rPr>
                <w:webHidden/>
              </w:rPr>
              <w:fldChar w:fldCharType="begin"/>
            </w:r>
            <w:r w:rsidR="0095256A">
              <w:rPr>
                <w:webHidden/>
              </w:rPr>
              <w:instrText>PAGEREF _Toc233846009 \h</w:instrText>
            </w:r>
            <w:r w:rsidR="0095256A">
              <w:rPr>
                <w:webHidden/>
              </w:rPr>
            </w:r>
            <w:r w:rsidR="0095256A">
              <w:rPr>
                <w:webHidden/>
              </w:rPr>
              <w:fldChar w:fldCharType="separate"/>
            </w:r>
            <w:r w:rsidR="0095256A">
              <w:rPr>
                <w:rStyle w:val="IndexLink"/>
              </w:rPr>
              <w:tab/>
              <w:t>10</w:t>
            </w:r>
            <w:r w:rsidR="0095256A">
              <w:rPr>
                <w:webHidden/>
              </w:rPr>
              <w:fldChar w:fldCharType="end"/>
            </w:r>
          </w:hyperlink>
        </w:p>
        <w:p w14:paraId="1393DD96" w14:textId="77777777" w:rsidR="00BB65B0" w:rsidRDefault="004603BF">
          <w:pPr>
            <w:pStyle w:val="TOC1"/>
            <w:tabs>
              <w:tab w:val="right" w:leader="dot" w:pos="10070"/>
            </w:tabs>
          </w:pPr>
          <w:hyperlink w:anchor="_Toc233846010">
            <w:r w:rsidR="0095256A">
              <w:rPr>
                <w:rStyle w:val="IndexLink"/>
                <w:b/>
                <w:bCs/>
              </w:rPr>
              <w:t>5. Team Formation</w:t>
            </w:r>
            <w:r w:rsidR="0095256A">
              <w:rPr>
                <w:webHidden/>
              </w:rPr>
              <w:fldChar w:fldCharType="begin"/>
            </w:r>
            <w:r w:rsidR="0095256A">
              <w:rPr>
                <w:webHidden/>
              </w:rPr>
              <w:instrText>PAGEREF _Toc233846010 \h</w:instrText>
            </w:r>
            <w:r w:rsidR="0095256A">
              <w:rPr>
                <w:webHidden/>
              </w:rPr>
            </w:r>
            <w:r w:rsidR="0095256A">
              <w:rPr>
                <w:webHidden/>
              </w:rPr>
              <w:fldChar w:fldCharType="separate"/>
            </w:r>
            <w:r w:rsidR="0095256A">
              <w:rPr>
                <w:rStyle w:val="IndexLink"/>
              </w:rPr>
              <w:tab/>
              <w:t>11</w:t>
            </w:r>
            <w:r w:rsidR="0095256A">
              <w:rPr>
                <w:webHidden/>
              </w:rPr>
              <w:fldChar w:fldCharType="end"/>
            </w:r>
          </w:hyperlink>
        </w:p>
        <w:p w14:paraId="2AA8844F" w14:textId="77777777" w:rsidR="00BB65B0" w:rsidRDefault="004603BF">
          <w:pPr>
            <w:pStyle w:val="TOC2"/>
            <w:tabs>
              <w:tab w:val="right" w:leader="dot" w:pos="10070"/>
            </w:tabs>
          </w:pPr>
          <w:hyperlink w:anchor="_Toc233846011">
            <w:r w:rsidR="0095256A">
              <w:rPr>
                <w:rStyle w:val="IndexLink"/>
                <w:b/>
                <w:bCs/>
              </w:rPr>
              <w:t>5.1 Project Team</w:t>
            </w:r>
            <w:r w:rsidR="0095256A">
              <w:rPr>
                <w:webHidden/>
              </w:rPr>
              <w:fldChar w:fldCharType="begin"/>
            </w:r>
            <w:r w:rsidR="0095256A">
              <w:rPr>
                <w:webHidden/>
              </w:rPr>
              <w:instrText>PAGEREF _Toc233846011 \h</w:instrText>
            </w:r>
            <w:r w:rsidR="0095256A">
              <w:rPr>
                <w:webHidden/>
              </w:rPr>
            </w:r>
            <w:r w:rsidR="0095256A">
              <w:rPr>
                <w:webHidden/>
              </w:rPr>
              <w:fldChar w:fldCharType="separate"/>
            </w:r>
            <w:r w:rsidR="0095256A">
              <w:rPr>
                <w:rStyle w:val="IndexLink"/>
              </w:rPr>
              <w:tab/>
              <w:t>11</w:t>
            </w:r>
            <w:r w:rsidR="0095256A">
              <w:rPr>
                <w:webHidden/>
              </w:rPr>
              <w:fldChar w:fldCharType="end"/>
            </w:r>
          </w:hyperlink>
        </w:p>
        <w:p w14:paraId="1DE882BF" w14:textId="77777777" w:rsidR="00BB65B0" w:rsidRDefault="004603BF">
          <w:pPr>
            <w:pStyle w:val="TOC2"/>
            <w:tabs>
              <w:tab w:val="right" w:leader="dot" w:pos="10070"/>
            </w:tabs>
          </w:pPr>
          <w:hyperlink w:anchor="_Toc233846012">
            <w:r w:rsidR="0095256A">
              <w:rPr>
                <w:rStyle w:val="IndexLink"/>
                <w:b/>
                <w:bCs/>
              </w:rPr>
              <w:t>5.2 Reporting Structure</w:t>
            </w:r>
            <w:r w:rsidR="0095256A">
              <w:rPr>
                <w:webHidden/>
              </w:rPr>
              <w:fldChar w:fldCharType="begin"/>
            </w:r>
            <w:r w:rsidR="0095256A">
              <w:rPr>
                <w:webHidden/>
              </w:rPr>
              <w:instrText>PAGEREF _Toc233846012 \h</w:instrText>
            </w:r>
            <w:r w:rsidR="0095256A">
              <w:rPr>
                <w:webHidden/>
              </w:rPr>
            </w:r>
            <w:r w:rsidR="0095256A">
              <w:rPr>
                <w:webHidden/>
              </w:rPr>
              <w:fldChar w:fldCharType="separate"/>
            </w:r>
            <w:r w:rsidR="0095256A">
              <w:rPr>
                <w:rStyle w:val="IndexLink"/>
              </w:rPr>
              <w:tab/>
              <w:t>11</w:t>
            </w:r>
            <w:r w:rsidR="0095256A">
              <w:rPr>
                <w:webHidden/>
              </w:rPr>
              <w:fldChar w:fldCharType="end"/>
            </w:r>
          </w:hyperlink>
        </w:p>
        <w:p w14:paraId="7BECAE21" w14:textId="77777777" w:rsidR="00BB65B0" w:rsidRDefault="004603BF">
          <w:pPr>
            <w:pStyle w:val="TOC1"/>
            <w:tabs>
              <w:tab w:val="right" w:leader="dot" w:pos="10070"/>
            </w:tabs>
          </w:pPr>
          <w:hyperlink w:anchor="_Toc233846013">
            <w:r w:rsidR="0095256A">
              <w:rPr>
                <w:rStyle w:val="IndexLink"/>
                <w:b/>
                <w:bCs/>
              </w:rPr>
              <w:t>6. Product Backlog Creation</w:t>
            </w:r>
            <w:r w:rsidR="0095256A">
              <w:rPr>
                <w:webHidden/>
              </w:rPr>
              <w:fldChar w:fldCharType="begin"/>
            </w:r>
            <w:r w:rsidR="0095256A">
              <w:rPr>
                <w:webHidden/>
              </w:rPr>
              <w:instrText>PAGEREF _Toc233846013 \h</w:instrText>
            </w:r>
            <w:r w:rsidR="0095256A">
              <w:rPr>
                <w:webHidden/>
              </w:rPr>
            </w:r>
            <w:r w:rsidR="0095256A">
              <w:rPr>
                <w:webHidden/>
              </w:rPr>
              <w:fldChar w:fldCharType="separate"/>
            </w:r>
            <w:r w:rsidR="0095256A">
              <w:rPr>
                <w:rStyle w:val="IndexLink"/>
              </w:rPr>
              <w:tab/>
              <w:t>12</w:t>
            </w:r>
            <w:r w:rsidR="0095256A">
              <w:rPr>
                <w:webHidden/>
              </w:rPr>
              <w:fldChar w:fldCharType="end"/>
            </w:r>
          </w:hyperlink>
        </w:p>
        <w:p w14:paraId="41E11289" w14:textId="77777777" w:rsidR="00BB65B0" w:rsidRDefault="004603BF">
          <w:pPr>
            <w:pStyle w:val="TOC2"/>
            <w:tabs>
              <w:tab w:val="right" w:leader="dot" w:pos="10070"/>
            </w:tabs>
          </w:pPr>
          <w:hyperlink w:anchor="_Toc233846014">
            <w:r w:rsidR="0095256A">
              <w:rPr>
                <w:rStyle w:val="IndexLink"/>
                <w:b/>
                <w:bCs/>
              </w:rPr>
              <w:t>6.1 Epics</w:t>
            </w:r>
            <w:r w:rsidR="0095256A">
              <w:rPr>
                <w:webHidden/>
              </w:rPr>
              <w:fldChar w:fldCharType="begin"/>
            </w:r>
            <w:r w:rsidR="0095256A">
              <w:rPr>
                <w:webHidden/>
              </w:rPr>
              <w:instrText>PAGEREF _Toc233846014 \h</w:instrText>
            </w:r>
            <w:r w:rsidR="0095256A">
              <w:rPr>
                <w:webHidden/>
              </w:rPr>
            </w:r>
            <w:r w:rsidR="0095256A">
              <w:rPr>
                <w:webHidden/>
              </w:rPr>
              <w:fldChar w:fldCharType="separate"/>
            </w:r>
            <w:r w:rsidR="0095256A">
              <w:rPr>
                <w:rStyle w:val="IndexLink"/>
              </w:rPr>
              <w:tab/>
              <w:t>12</w:t>
            </w:r>
            <w:r w:rsidR="0095256A">
              <w:rPr>
                <w:webHidden/>
              </w:rPr>
              <w:fldChar w:fldCharType="end"/>
            </w:r>
          </w:hyperlink>
        </w:p>
        <w:p w14:paraId="7290F6FF" w14:textId="77777777" w:rsidR="00BB65B0" w:rsidRDefault="004603BF">
          <w:pPr>
            <w:pStyle w:val="TOC2"/>
            <w:tabs>
              <w:tab w:val="right" w:leader="dot" w:pos="10070"/>
            </w:tabs>
          </w:pPr>
          <w:hyperlink w:anchor="_Toc233846015">
            <w:r w:rsidR="0095256A">
              <w:rPr>
                <w:rStyle w:val="IndexLink"/>
                <w:b/>
                <w:bCs/>
              </w:rPr>
              <w:t>6.2 Sample User Stories</w:t>
            </w:r>
            <w:r w:rsidR="0095256A">
              <w:rPr>
                <w:webHidden/>
              </w:rPr>
              <w:fldChar w:fldCharType="begin"/>
            </w:r>
            <w:r w:rsidR="0095256A">
              <w:rPr>
                <w:webHidden/>
              </w:rPr>
              <w:instrText>PAGEREF _Toc233846015 \h</w:instrText>
            </w:r>
            <w:r w:rsidR="0095256A">
              <w:rPr>
                <w:webHidden/>
              </w:rPr>
            </w:r>
            <w:r w:rsidR="0095256A">
              <w:rPr>
                <w:webHidden/>
              </w:rPr>
              <w:fldChar w:fldCharType="separate"/>
            </w:r>
            <w:r w:rsidR="0095256A">
              <w:rPr>
                <w:rStyle w:val="IndexLink"/>
              </w:rPr>
              <w:tab/>
              <w:t>12</w:t>
            </w:r>
            <w:r w:rsidR="0095256A">
              <w:rPr>
                <w:webHidden/>
              </w:rPr>
              <w:fldChar w:fldCharType="end"/>
            </w:r>
          </w:hyperlink>
        </w:p>
        <w:p w14:paraId="3E607DB0" w14:textId="77777777" w:rsidR="00BB65B0" w:rsidRDefault="004603BF">
          <w:pPr>
            <w:pStyle w:val="TOC2"/>
            <w:tabs>
              <w:tab w:val="right" w:leader="dot" w:pos="10070"/>
            </w:tabs>
          </w:pPr>
          <w:hyperlink w:anchor="_Toc233846016">
            <w:r w:rsidR="0095256A">
              <w:rPr>
                <w:rStyle w:val="IndexLink"/>
                <w:b/>
                <w:bCs/>
              </w:rPr>
              <w:t>6.3 Backlog Grooming</w:t>
            </w:r>
            <w:r w:rsidR="0095256A">
              <w:rPr>
                <w:webHidden/>
              </w:rPr>
              <w:fldChar w:fldCharType="begin"/>
            </w:r>
            <w:r w:rsidR="0095256A">
              <w:rPr>
                <w:webHidden/>
              </w:rPr>
              <w:instrText>PAGEREF _Toc233846016 \h</w:instrText>
            </w:r>
            <w:r w:rsidR="0095256A">
              <w:rPr>
                <w:webHidden/>
              </w:rPr>
            </w:r>
            <w:r w:rsidR="0095256A">
              <w:rPr>
                <w:webHidden/>
              </w:rPr>
              <w:fldChar w:fldCharType="separate"/>
            </w:r>
            <w:r w:rsidR="0095256A">
              <w:rPr>
                <w:rStyle w:val="IndexLink"/>
              </w:rPr>
              <w:tab/>
              <w:t>12</w:t>
            </w:r>
            <w:r w:rsidR="0095256A">
              <w:rPr>
                <w:webHidden/>
              </w:rPr>
              <w:fldChar w:fldCharType="end"/>
            </w:r>
          </w:hyperlink>
        </w:p>
        <w:p w14:paraId="16C295E4" w14:textId="77777777" w:rsidR="00BB65B0" w:rsidRDefault="004603BF">
          <w:pPr>
            <w:pStyle w:val="TOC1"/>
            <w:tabs>
              <w:tab w:val="right" w:leader="dot" w:pos="10070"/>
            </w:tabs>
          </w:pPr>
          <w:hyperlink w:anchor="_Toc233846017">
            <w:r w:rsidR="0095256A">
              <w:rPr>
                <w:rStyle w:val="IndexLink"/>
                <w:b/>
                <w:bCs/>
              </w:rPr>
              <w:t>7. Sprint Planning — Sprint 0</w:t>
            </w:r>
            <w:r w:rsidR="0095256A">
              <w:rPr>
                <w:webHidden/>
              </w:rPr>
              <w:fldChar w:fldCharType="begin"/>
            </w:r>
            <w:r w:rsidR="0095256A">
              <w:rPr>
                <w:webHidden/>
              </w:rPr>
              <w:instrText>PAGEREF _Toc233846017 \h</w:instrText>
            </w:r>
            <w:r w:rsidR="0095256A">
              <w:rPr>
                <w:webHidden/>
              </w:rPr>
            </w:r>
            <w:r w:rsidR="0095256A">
              <w:rPr>
                <w:webHidden/>
              </w:rPr>
              <w:fldChar w:fldCharType="separate"/>
            </w:r>
            <w:r w:rsidR="0095256A">
              <w:rPr>
                <w:rStyle w:val="IndexLink"/>
              </w:rPr>
              <w:tab/>
              <w:t>13</w:t>
            </w:r>
            <w:r w:rsidR="0095256A">
              <w:rPr>
                <w:webHidden/>
              </w:rPr>
              <w:fldChar w:fldCharType="end"/>
            </w:r>
          </w:hyperlink>
        </w:p>
        <w:p w14:paraId="41FD1436" w14:textId="77777777" w:rsidR="00BB65B0" w:rsidRDefault="004603BF">
          <w:pPr>
            <w:pStyle w:val="TOC2"/>
            <w:tabs>
              <w:tab w:val="right" w:leader="dot" w:pos="10070"/>
            </w:tabs>
          </w:pPr>
          <w:hyperlink w:anchor="_Toc233846018">
            <w:r w:rsidR="0095256A">
              <w:rPr>
                <w:rStyle w:val="IndexLink"/>
                <w:b/>
                <w:bCs/>
              </w:rPr>
              <w:t>7.1 Objective</w:t>
            </w:r>
            <w:r w:rsidR="0095256A">
              <w:rPr>
                <w:webHidden/>
              </w:rPr>
              <w:fldChar w:fldCharType="begin"/>
            </w:r>
            <w:r w:rsidR="0095256A">
              <w:rPr>
                <w:webHidden/>
              </w:rPr>
              <w:instrText>PAGEREF _Toc233846018 \h</w:instrText>
            </w:r>
            <w:r w:rsidR="0095256A">
              <w:rPr>
                <w:webHidden/>
              </w:rPr>
            </w:r>
            <w:r w:rsidR="0095256A">
              <w:rPr>
                <w:webHidden/>
              </w:rPr>
              <w:fldChar w:fldCharType="separate"/>
            </w:r>
            <w:r w:rsidR="0095256A">
              <w:rPr>
                <w:rStyle w:val="IndexLink"/>
              </w:rPr>
              <w:tab/>
              <w:t>13</w:t>
            </w:r>
            <w:r w:rsidR="0095256A">
              <w:rPr>
                <w:webHidden/>
              </w:rPr>
              <w:fldChar w:fldCharType="end"/>
            </w:r>
          </w:hyperlink>
        </w:p>
        <w:p w14:paraId="24FD20EE" w14:textId="77777777" w:rsidR="00BB65B0" w:rsidRDefault="004603BF">
          <w:pPr>
            <w:pStyle w:val="TOC2"/>
            <w:tabs>
              <w:tab w:val="right" w:leader="dot" w:pos="10070"/>
            </w:tabs>
          </w:pPr>
          <w:hyperlink w:anchor="_Toc233846019">
            <w:r w:rsidR="0095256A">
              <w:rPr>
                <w:rStyle w:val="IndexLink"/>
                <w:b/>
                <w:bCs/>
              </w:rPr>
              <w:t>7.2 Key Activities</w:t>
            </w:r>
            <w:r w:rsidR="0095256A">
              <w:rPr>
                <w:webHidden/>
              </w:rPr>
              <w:fldChar w:fldCharType="begin"/>
            </w:r>
            <w:r w:rsidR="0095256A">
              <w:rPr>
                <w:webHidden/>
              </w:rPr>
              <w:instrText>PAGEREF _Toc233846019 \h</w:instrText>
            </w:r>
            <w:r w:rsidR="0095256A">
              <w:rPr>
                <w:webHidden/>
              </w:rPr>
            </w:r>
            <w:r w:rsidR="0095256A">
              <w:rPr>
                <w:webHidden/>
              </w:rPr>
              <w:fldChar w:fldCharType="separate"/>
            </w:r>
            <w:r w:rsidR="0095256A">
              <w:rPr>
                <w:rStyle w:val="IndexLink"/>
              </w:rPr>
              <w:tab/>
              <w:t>13</w:t>
            </w:r>
            <w:r w:rsidR="0095256A">
              <w:rPr>
                <w:webHidden/>
              </w:rPr>
              <w:fldChar w:fldCharType="end"/>
            </w:r>
          </w:hyperlink>
        </w:p>
        <w:p w14:paraId="1DE4FE9D" w14:textId="77777777" w:rsidR="00BB65B0" w:rsidRDefault="004603BF">
          <w:pPr>
            <w:pStyle w:val="TOC2"/>
            <w:tabs>
              <w:tab w:val="right" w:leader="dot" w:pos="10070"/>
            </w:tabs>
          </w:pPr>
          <w:hyperlink w:anchor="_Toc233846020">
            <w:r w:rsidR="0095256A">
              <w:rPr>
                <w:rStyle w:val="IndexLink"/>
                <w:b/>
                <w:bCs/>
              </w:rPr>
              <w:t>7.3 Exit Criteria</w:t>
            </w:r>
            <w:r w:rsidR="0095256A">
              <w:rPr>
                <w:webHidden/>
              </w:rPr>
              <w:fldChar w:fldCharType="begin"/>
            </w:r>
            <w:r w:rsidR="0095256A">
              <w:rPr>
                <w:webHidden/>
              </w:rPr>
              <w:instrText>PAGEREF _Toc233846020 \h</w:instrText>
            </w:r>
            <w:r w:rsidR="0095256A">
              <w:rPr>
                <w:webHidden/>
              </w:rPr>
            </w:r>
            <w:r w:rsidR="0095256A">
              <w:rPr>
                <w:webHidden/>
              </w:rPr>
              <w:fldChar w:fldCharType="separate"/>
            </w:r>
            <w:r w:rsidR="0095256A">
              <w:rPr>
                <w:rStyle w:val="IndexLink"/>
              </w:rPr>
              <w:tab/>
              <w:t>13</w:t>
            </w:r>
            <w:r w:rsidR="0095256A">
              <w:rPr>
                <w:webHidden/>
              </w:rPr>
              <w:fldChar w:fldCharType="end"/>
            </w:r>
          </w:hyperlink>
        </w:p>
        <w:p w14:paraId="750890B1" w14:textId="77777777" w:rsidR="00BB65B0" w:rsidRDefault="004603BF">
          <w:pPr>
            <w:pStyle w:val="TOC1"/>
            <w:tabs>
              <w:tab w:val="right" w:leader="dot" w:pos="10070"/>
            </w:tabs>
          </w:pPr>
          <w:hyperlink w:anchor="_Toc233846021">
            <w:r w:rsidR="0095256A">
              <w:rPr>
                <w:rStyle w:val="IndexLink"/>
                <w:b/>
                <w:bCs/>
              </w:rPr>
              <w:t>8. Project Plan</w:t>
            </w:r>
            <w:r w:rsidR="0095256A">
              <w:rPr>
                <w:webHidden/>
              </w:rPr>
              <w:fldChar w:fldCharType="begin"/>
            </w:r>
            <w:r w:rsidR="0095256A">
              <w:rPr>
                <w:webHidden/>
              </w:rPr>
              <w:instrText>PAGEREF _Toc233846021 \h</w:instrText>
            </w:r>
            <w:r w:rsidR="0095256A">
              <w:rPr>
                <w:webHidden/>
              </w:rPr>
            </w:r>
            <w:r w:rsidR="0095256A">
              <w:rPr>
                <w:webHidden/>
              </w:rPr>
              <w:fldChar w:fldCharType="separate"/>
            </w:r>
            <w:r w:rsidR="0095256A">
              <w:rPr>
                <w:rStyle w:val="IndexLink"/>
              </w:rPr>
              <w:tab/>
              <w:t>14</w:t>
            </w:r>
            <w:r w:rsidR="0095256A">
              <w:rPr>
                <w:webHidden/>
              </w:rPr>
              <w:fldChar w:fldCharType="end"/>
            </w:r>
          </w:hyperlink>
        </w:p>
        <w:p w14:paraId="64A3D753" w14:textId="77777777" w:rsidR="00BB65B0" w:rsidRDefault="004603BF">
          <w:pPr>
            <w:pStyle w:val="TOC2"/>
            <w:tabs>
              <w:tab w:val="right" w:leader="dot" w:pos="10070"/>
            </w:tabs>
          </w:pPr>
          <w:hyperlink w:anchor="_Toc233846022">
            <w:r w:rsidR="0095256A">
              <w:rPr>
                <w:rStyle w:val="IndexLink"/>
                <w:b/>
                <w:bCs/>
              </w:rPr>
              <w:t>8.1 Delivery Approach</w:t>
            </w:r>
            <w:r w:rsidR="0095256A">
              <w:rPr>
                <w:webHidden/>
              </w:rPr>
              <w:fldChar w:fldCharType="begin"/>
            </w:r>
            <w:r w:rsidR="0095256A">
              <w:rPr>
                <w:webHidden/>
              </w:rPr>
              <w:instrText>PAGEREF _Toc233846022 \h</w:instrText>
            </w:r>
            <w:r w:rsidR="0095256A">
              <w:rPr>
                <w:webHidden/>
              </w:rPr>
            </w:r>
            <w:r w:rsidR="0095256A">
              <w:rPr>
                <w:webHidden/>
              </w:rPr>
              <w:fldChar w:fldCharType="separate"/>
            </w:r>
            <w:r w:rsidR="0095256A">
              <w:rPr>
                <w:rStyle w:val="IndexLink"/>
              </w:rPr>
              <w:tab/>
              <w:t>14</w:t>
            </w:r>
            <w:r w:rsidR="0095256A">
              <w:rPr>
                <w:webHidden/>
              </w:rPr>
              <w:fldChar w:fldCharType="end"/>
            </w:r>
          </w:hyperlink>
        </w:p>
        <w:p w14:paraId="7C888342" w14:textId="77777777" w:rsidR="00BB65B0" w:rsidRDefault="004603BF">
          <w:pPr>
            <w:pStyle w:val="TOC2"/>
            <w:tabs>
              <w:tab w:val="right" w:leader="dot" w:pos="10070"/>
            </w:tabs>
          </w:pPr>
          <w:hyperlink w:anchor="_Toc233846023">
            <w:r w:rsidR="0095256A">
              <w:rPr>
                <w:rStyle w:val="IndexLink"/>
                <w:b/>
                <w:bCs/>
              </w:rPr>
              <w:t>8.2 Phase Overview (6 Weeks)</w:t>
            </w:r>
            <w:r w:rsidR="0095256A">
              <w:rPr>
                <w:webHidden/>
              </w:rPr>
              <w:fldChar w:fldCharType="begin"/>
            </w:r>
            <w:r w:rsidR="0095256A">
              <w:rPr>
                <w:webHidden/>
              </w:rPr>
              <w:instrText>PAGEREF _Toc233846023 \h</w:instrText>
            </w:r>
            <w:r w:rsidR="0095256A">
              <w:rPr>
                <w:webHidden/>
              </w:rPr>
            </w:r>
            <w:r w:rsidR="0095256A">
              <w:rPr>
                <w:webHidden/>
              </w:rPr>
              <w:fldChar w:fldCharType="separate"/>
            </w:r>
            <w:r w:rsidR="0095256A">
              <w:rPr>
                <w:rStyle w:val="IndexLink"/>
              </w:rPr>
              <w:tab/>
              <w:t>14</w:t>
            </w:r>
            <w:r w:rsidR="0095256A">
              <w:rPr>
                <w:webHidden/>
              </w:rPr>
              <w:fldChar w:fldCharType="end"/>
            </w:r>
          </w:hyperlink>
        </w:p>
        <w:p w14:paraId="1C2081B3" w14:textId="77777777" w:rsidR="00BB65B0" w:rsidRDefault="004603BF">
          <w:pPr>
            <w:pStyle w:val="TOC1"/>
            <w:tabs>
              <w:tab w:val="right" w:leader="dot" w:pos="10070"/>
            </w:tabs>
          </w:pPr>
          <w:hyperlink w:anchor="_Toc233846024">
            <w:r w:rsidR="0095256A">
              <w:rPr>
                <w:rStyle w:val="IndexLink"/>
                <w:b/>
                <w:bCs/>
              </w:rPr>
              <w:t>9. Sprint Roadmap</w:t>
            </w:r>
            <w:r w:rsidR="0095256A">
              <w:rPr>
                <w:webHidden/>
              </w:rPr>
              <w:fldChar w:fldCharType="begin"/>
            </w:r>
            <w:r w:rsidR="0095256A">
              <w:rPr>
                <w:webHidden/>
              </w:rPr>
              <w:instrText>PAGEREF _Toc233846024 \h</w:instrText>
            </w:r>
            <w:r w:rsidR="0095256A">
              <w:rPr>
                <w:webHidden/>
              </w:rPr>
            </w:r>
            <w:r w:rsidR="0095256A">
              <w:rPr>
                <w:webHidden/>
              </w:rPr>
              <w:fldChar w:fldCharType="separate"/>
            </w:r>
            <w:r w:rsidR="0095256A">
              <w:rPr>
                <w:rStyle w:val="IndexLink"/>
              </w:rPr>
              <w:tab/>
              <w:t>15</w:t>
            </w:r>
            <w:r w:rsidR="0095256A">
              <w:rPr>
                <w:webHidden/>
              </w:rPr>
              <w:fldChar w:fldCharType="end"/>
            </w:r>
          </w:hyperlink>
        </w:p>
        <w:p w14:paraId="261C7A48" w14:textId="77777777" w:rsidR="00BB65B0" w:rsidRDefault="004603BF">
          <w:pPr>
            <w:pStyle w:val="TOC1"/>
            <w:tabs>
              <w:tab w:val="right" w:leader="dot" w:pos="10070"/>
            </w:tabs>
          </w:pPr>
          <w:hyperlink w:anchor="_Toc233846025">
            <w:r w:rsidR="0095256A">
              <w:rPr>
                <w:rStyle w:val="IndexLink"/>
                <w:b/>
                <w:bCs/>
              </w:rPr>
              <w:t>10. Risk Register / Risk Assessment</w:t>
            </w:r>
            <w:r w:rsidR="0095256A">
              <w:rPr>
                <w:webHidden/>
              </w:rPr>
              <w:fldChar w:fldCharType="begin"/>
            </w:r>
            <w:r w:rsidR="0095256A">
              <w:rPr>
                <w:webHidden/>
              </w:rPr>
              <w:instrText>PAGEREF _Toc233846025 \h</w:instrText>
            </w:r>
            <w:r w:rsidR="0095256A">
              <w:rPr>
                <w:webHidden/>
              </w:rPr>
            </w:r>
            <w:r w:rsidR="0095256A">
              <w:rPr>
                <w:webHidden/>
              </w:rPr>
              <w:fldChar w:fldCharType="separate"/>
            </w:r>
            <w:r w:rsidR="0095256A">
              <w:rPr>
                <w:rStyle w:val="IndexLink"/>
              </w:rPr>
              <w:tab/>
              <w:t>16</w:t>
            </w:r>
            <w:r w:rsidR="0095256A">
              <w:rPr>
                <w:webHidden/>
              </w:rPr>
              <w:fldChar w:fldCharType="end"/>
            </w:r>
          </w:hyperlink>
        </w:p>
        <w:p w14:paraId="2D8BF639" w14:textId="77777777" w:rsidR="00BB65B0" w:rsidRDefault="004603BF">
          <w:pPr>
            <w:pStyle w:val="TOC1"/>
            <w:tabs>
              <w:tab w:val="right" w:leader="dot" w:pos="10070"/>
            </w:tabs>
          </w:pPr>
          <w:hyperlink w:anchor="_Toc233846026">
            <w:r w:rsidR="0095256A">
              <w:rPr>
                <w:rStyle w:val="IndexLink"/>
                <w:b/>
                <w:bCs/>
              </w:rPr>
              <w:t>11. Communication Plan</w:t>
            </w:r>
            <w:r w:rsidR="0095256A">
              <w:rPr>
                <w:webHidden/>
              </w:rPr>
              <w:fldChar w:fldCharType="begin"/>
            </w:r>
            <w:r w:rsidR="0095256A">
              <w:rPr>
                <w:webHidden/>
              </w:rPr>
              <w:instrText>PAGEREF _Toc233846026 \h</w:instrText>
            </w:r>
            <w:r w:rsidR="0095256A">
              <w:rPr>
                <w:webHidden/>
              </w:rPr>
            </w:r>
            <w:r w:rsidR="0095256A">
              <w:rPr>
                <w:webHidden/>
              </w:rPr>
              <w:fldChar w:fldCharType="separate"/>
            </w:r>
            <w:r w:rsidR="0095256A">
              <w:rPr>
                <w:rStyle w:val="IndexLink"/>
              </w:rPr>
              <w:tab/>
              <w:t>17</w:t>
            </w:r>
            <w:r w:rsidR="0095256A">
              <w:rPr>
                <w:webHidden/>
              </w:rPr>
              <w:fldChar w:fldCharType="end"/>
            </w:r>
          </w:hyperlink>
        </w:p>
        <w:p w14:paraId="6D71A8EB" w14:textId="77777777" w:rsidR="00BB65B0" w:rsidRDefault="004603BF">
          <w:pPr>
            <w:pStyle w:val="TOC1"/>
            <w:tabs>
              <w:tab w:val="right" w:leader="dot" w:pos="10070"/>
            </w:tabs>
          </w:pPr>
          <w:hyperlink w:anchor="_Toc233846027">
            <w:r w:rsidR="0095256A">
              <w:rPr>
                <w:rStyle w:val="IndexLink"/>
                <w:b/>
                <w:bCs/>
              </w:rPr>
              <w:t>12. Project Schedule</w:t>
            </w:r>
            <w:r w:rsidR="0095256A">
              <w:rPr>
                <w:webHidden/>
              </w:rPr>
              <w:fldChar w:fldCharType="begin"/>
            </w:r>
            <w:r w:rsidR="0095256A">
              <w:rPr>
                <w:webHidden/>
              </w:rPr>
              <w:instrText>PAGEREF _Toc233846027 \h</w:instrText>
            </w:r>
            <w:r w:rsidR="0095256A">
              <w:rPr>
                <w:webHidden/>
              </w:rPr>
            </w:r>
            <w:r w:rsidR="0095256A">
              <w:rPr>
                <w:webHidden/>
              </w:rPr>
              <w:fldChar w:fldCharType="separate"/>
            </w:r>
            <w:r w:rsidR="0095256A">
              <w:rPr>
                <w:rStyle w:val="IndexLink"/>
              </w:rPr>
              <w:tab/>
              <w:t>18</w:t>
            </w:r>
            <w:r w:rsidR="0095256A">
              <w:rPr>
                <w:webHidden/>
              </w:rPr>
              <w:fldChar w:fldCharType="end"/>
            </w:r>
          </w:hyperlink>
          <w:r w:rsidR="0095256A">
            <w:rPr>
              <w:rStyle w:val="IndexLink"/>
            </w:rPr>
            <w:fldChar w:fldCharType="end"/>
          </w:r>
        </w:p>
      </w:sdtContent>
    </w:sdt>
    <w:p w14:paraId="3C6A32C3" w14:textId="77777777" w:rsidR="00BB65B0" w:rsidRDefault="00BB65B0"/>
    <w:p w14:paraId="512A3230" w14:textId="77777777" w:rsidR="00BB65B0" w:rsidRDefault="0095256A">
      <w:r>
        <w:br w:type="page"/>
      </w:r>
    </w:p>
    <w:p w14:paraId="5AD442FD" w14:textId="77777777" w:rsidR="00BB65B0" w:rsidRDefault="0095256A">
      <w:pPr>
        <w:pStyle w:val="Heading1"/>
        <w:pBdr>
          <w:bottom w:val="single" w:sz="6" w:space="4" w:color="1F3864"/>
        </w:pBdr>
        <w:spacing w:after="200"/>
      </w:pPr>
      <w:bookmarkStart w:id="3" w:name="_Toc233845985"/>
      <w:r>
        <w:rPr>
          <w:b/>
          <w:bCs/>
          <w:color w:val="1F3864"/>
          <w:sz w:val="30"/>
          <w:szCs w:val="30"/>
        </w:rPr>
        <w:lastRenderedPageBreak/>
        <w:t>1. Project Charter</w:t>
      </w:r>
      <w:bookmarkEnd w:id="3"/>
    </w:p>
    <w:p w14:paraId="1C1ABECD" w14:textId="77777777" w:rsidR="00BB65B0" w:rsidRDefault="0095256A">
      <w:pPr>
        <w:pStyle w:val="Heading2"/>
        <w:spacing w:before="300" w:after="150"/>
      </w:pPr>
      <w:bookmarkStart w:id="4" w:name="_Toc233845986"/>
      <w:r>
        <w:rPr>
          <w:b/>
          <w:bCs/>
          <w:color w:val="2E5395"/>
          <w:sz w:val="24"/>
          <w:szCs w:val="24"/>
        </w:rPr>
        <w:t>1.1 Purpose</w:t>
      </w:r>
      <w:bookmarkEnd w:id="4"/>
    </w:p>
    <w:p w14:paraId="49167E9C" w14:textId="77777777" w:rsidR="00BB65B0" w:rsidRDefault="0095256A">
      <w:pPr>
        <w:spacing w:after="160" w:line="276" w:lineRule="auto"/>
        <w:jc w:val="both"/>
      </w:pPr>
      <w:r>
        <w:rPr>
          <w:color w:val="262626"/>
        </w:rPr>
        <w:t>This charter authorizes the Hybrid Market Intelligence System (MIS) project. It confirms delivery using the in-house team's existing skills (Node.js, Next.js, Express, MS SQL Server, TypeScript), with Power BI for analytics and integration with three internal systems: D365FO (ERP/CRM data), CUAS (role-based access), and CNS (notifications).</w:t>
      </w:r>
    </w:p>
    <w:p w14:paraId="7F041317" w14:textId="77777777" w:rsidR="00BB65B0" w:rsidRDefault="0095256A">
      <w:pPr>
        <w:pStyle w:val="Heading2"/>
        <w:spacing w:before="300" w:after="150"/>
      </w:pPr>
      <w:bookmarkStart w:id="5" w:name="_Toc233845987"/>
      <w:r>
        <w:rPr>
          <w:b/>
          <w:bCs/>
          <w:color w:val="2E5395"/>
          <w:sz w:val="24"/>
          <w:szCs w:val="24"/>
        </w:rPr>
        <w:t>1.2 Business Justification</w:t>
      </w:r>
      <w:bookmarkEnd w:id="5"/>
    </w:p>
    <w:p w14:paraId="5A5D5330" w14:textId="77777777" w:rsidR="00BB65B0" w:rsidRDefault="0095256A">
      <w:pPr>
        <w:spacing w:after="160" w:line="276" w:lineRule="auto"/>
        <w:jc w:val="both"/>
      </w:pPr>
      <w:r>
        <w:rPr>
          <w:color w:val="262626"/>
        </w:rPr>
        <w:t>Market data — competitor pricing, distributor feedback, and field surveys — is currently collected manually and is hard to consolidate. The MIS will bring this data into one system, connected to the tools the business already uses, so Marketing can act on it faster.</w:t>
      </w:r>
    </w:p>
    <w:p w14:paraId="494D3FC3" w14:textId="77777777" w:rsidR="00BB65B0" w:rsidRDefault="0095256A">
      <w:pPr>
        <w:pStyle w:val="Heading2"/>
        <w:spacing w:before="300" w:after="150"/>
      </w:pPr>
      <w:bookmarkStart w:id="6" w:name="_Toc233845988"/>
      <w:r>
        <w:rPr>
          <w:b/>
          <w:bCs/>
          <w:color w:val="2E5395"/>
          <w:sz w:val="24"/>
          <w:szCs w:val="24"/>
        </w:rPr>
        <w:t>1.3 Project Objectives</w:t>
      </w:r>
      <w:bookmarkEnd w:id="6"/>
    </w:p>
    <w:p w14:paraId="33940830" w14:textId="77777777" w:rsidR="00BB65B0" w:rsidRDefault="0095256A">
      <w:pPr>
        <w:pStyle w:val="ListParagraph"/>
        <w:numPr>
          <w:ilvl w:val="0"/>
          <w:numId w:val="3"/>
        </w:numPr>
        <w:spacing w:after="80"/>
      </w:pPr>
      <w:r>
        <w:rPr>
          <w:color w:val="262626"/>
        </w:rPr>
        <w:t>Give Marketing one web portal to capture market visit reports and structured surveys.</w:t>
      </w:r>
    </w:p>
    <w:p w14:paraId="510AE5F0" w14:textId="77777777" w:rsidR="00BB65B0" w:rsidRDefault="0095256A">
      <w:pPr>
        <w:pStyle w:val="ListParagraph"/>
        <w:numPr>
          <w:ilvl w:val="0"/>
          <w:numId w:val="1"/>
        </w:numPr>
        <w:spacing w:after="80"/>
      </w:pPr>
      <w:r>
        <w:rPr>
          <w:color w:val="262626"/>
        </w:rPr>
        <w:t>Capture and compare competitor pricing against our own.</w:t>
      </w:r>
    </w:p>
    <w:p w14:paraId="2A24137D" w14:textId="77777777" w:rsidR="00BB65B0" w:rsidRDefault="0095256A">
      <w:pPr>
        <w:pStyle w:val="ListParagraph"/>
        <w:numPr>
          <w:ilvl w:val="0"/>
          <w:numId w:val="1"/>
        </w:numPr>
        <w:spacing w:after="80"/>
      </w:pPr>
      <w:r>
        <w:rPr>
          <w:color w:val="262626"/>
        </w:rPr>
        <w:t>Provide Power BI dashboards and simple automated reports.</w:t>
      </w:r>
    </w:p>
    <w:p w14:paraId="450C5A15" w14:textId="77777777" w:rsidR="00BB65B0" w:rsidRDefault="0095256A">
      <w:pPr>
        <w:pStyle w:val="ListParagraph"/>
        <w:numPr>
          <w:ilvl w:val="0"/>
          <w:numId w:val="1"/>
        </w:numPr>
        <w:spacing w:after="80"/>
      </w:pPr>
      <w:r>
        <w:rPr>
          <w:color w:val="262626"/>
        </w:rPr>
        <w:t>Connect to D365FO for customer, sales, and product data.</w:t>
      </w:r>
    </w:p>
    <w:p w14:paraId="05E8AFE6" w14:textId="77777777" w:rsidR="00BB65B0" w:rsidRDefault="0095256A">
      <w:pPr>
        <w:pStyle w:val="ListParagraph"/>
        <w:numPr>
          <w:ilvl w:val="0"/>
          <w:numId w:val="1"/>
        </w:numPr>
        <w:spacing w:after="80"/>
      </w:pPr>
      <w:r>
        <w:rPr>
          <w:color w:val="262626"/>
        </w:rPr>
        <w:t>Use CUAS for user login and role-based access instead of building this from scratch.</w:t>
      </w:r>
    </w:p>
    <w:p w14:paraId="4AB0BCFB" w14:textId="77777777" w:rsidR="00BB65B0" w:rsidRDefault="0095256A">
      <w:pPr>
        <w:pStyle w:val="ListParagraph"/>
        <w:numPr>
          <w:ilvl w:val="0"/>
          <w:numId w:val="1"/>
        </w:numPr>
        <w:spacing w:after="80"/>
      </w:pPr>
      <w:r>
        <w:rPr>
          <w:color w:val="262626"/>
        </w:rPr>
        <w:t>Use CNS for notifications (email, SMS, WhatsApp).</w:t>
      </w:r>
    </w:p>
    <w:p w14:paraId="794ECC63" w14:textId="77777777" w:rsidR="00BB65B0" w:rsidRDefault="0095256A">
      <w:pPr>
        <w:pStyle w:val="Heading2"/>
        <w:spacing w:before="300" w:after="150"/>
      </w:pPr>
      <w:bookmarkStart w:id="7" w:name="_Toc233845989"/>
      <w:r>
        <w:rPr>
          <w:b/>
          <w:bCs/>
          <w:color w:val="2E5395"/>
          <w:sz w:val="24"/>
          <w:szCs w:val="24"/>
        </w:rPr>
        <w:t>1.4 High-Level Scope</w:t>
      </w:r>
      <w:bookmarkEnd w:id="7"/>
    </w:p>
    <w:p w14:paraId="5F03DEAF" w14:textId="77777777" w:rsidR="00BB65B0" w:rsidRDefault="0095256A">
      <w:pPr>
        <w:spacing w:after="160" w:line="276" w:lineRule="auto"/>
        <w:jc w:val="both"/>
      </w:pPr>
      <w:r>
        <w:rPr>
          <w:color w:val="262626"/>
        </w:rPr>
        <w:t>In scope: web admin portal, survey builder, competitor pricing module, Power BI dashboards, and integration with D365FO, CUAS, and CNS.</w:t>
      </w:r>
    </w:p>
    <w:p w14:paraId="3282CEFE" w14:textId="77777777" w:rsidR="00BB65B0" w:rsidRDefault="0095256A">
      <w:pPr>
        <w:spacing w:after="160" w:line="276" w:lineRule="auto"/>
        <w:jc w:val="both"/>
      </w:pPr>
      <w:r>
        <w:rPr>
          <w:color w:val="262626"/>
        </w:rPr>
        <w:t>Out of scope for this release (Future Phase): the React Native mobile app, offline data collection, photo/video capture, GPS/location tracking, push notifications, barcode/QR scanning, a full CRM replacement, an automated pricing-decision engine, and a custom report builder beyond Power BI (CNS notifications remain limited to email, SMS, and WhatsApp).</w:t>
      </w:r>
    </w:p>
    <w:p w14:paraId="5F4BC3EF" w14:textId="77777777" w:rsidR="00BB65B0" w:rsidRDefault="0095256A">
      <w:pPr>
        <w:pStyle w:val="Heading2"/>
        <w:spacing w:before="300" w:after="150"/>
      </w:pPr>
      <w:bookmarkStart w:id="8" w:name="_Toc233845990"/>
      <w:r>
        <w:rPr>
          <w:b/>
          <w:bCs/>
          <w:color w:val="2E5395"/>
          <w:sz w:val="24"/>
          <w:szCs w:val="24"/>
        </w:rPr>
        <w:t>1.5 Success Criteria</w:t>
      </w:r>
      <w:bookmarkEnd w:id="8"/>
    </w:p>
    <w:p w14:paraId="78A8839C" w14:textId="77777777" w:rsidR="00BB65B0" w:rsidRDefault="0095256A">
      <w:pPr>
        <w:pStyle w:val="ListParagraph"/>
        <w:numPr>
          <w:ilvl w:val="0"/>
          <w:numId w:val="1"/>
        </w:numPr>
        <w:spacing w:after="80"/>
      </w:pPr>
      <w:r>
        <w:rPr>
          <w:color w:val="262626"/>
        </w:rPr>
        <w:t>System is live and Marketing users are submitting data through the web portal.</w:t>
      </w:r>
    </w:p>
    <w:p w14:paraId="73CDE510" w14:textId="77777777" w:rsidR="00BB65B0" w:rsidRDefault="0095256A">
      <w:pPr>
        <w:pStyle w:val="ListParagraph"/>
        <w:numPr>
          <w:ilvl w:val="0"/>
          <w:numId w:val="1"/>
        </w:numPr>
        <w:spacing w:after="80"/>
      </w:pPr>
      <w:r>
        <w:rPr>
          <w:color w:val="262626"/>
        </w:rPr>
        <w:t>Power BI dashboards show field and D365FO data correctly.</w:t>
      </w:r>
    </w:p>
    <w:p w14:paraId="3CD99E82" w14:textId="77777777" w:rsidR="00BB65B0" w:rsidRDefault="0095256A">
      <w:pPr>
        <w:pStyle w:val="ListParagraph"/>
        <w:numPr>
          <w:ilvl w:val="0"/>
          <w:numId w:val="1"/>
        </w:numPr>
        <w:spacing w:after="80"/>
      </w:pPr>
      <w:r>
        <w:rPr>
          <w:color w:val="262626"/>
        </w:rPr>
        <w:t>Login/access works through CUAS and notifications work through CNS.</w:t>
      </w:r>
    </w:p>
    <w:p w14:paraId="03A2B945" w14:textId="77777777" w:rsidR="00BB65B0" w:rsidRDefault="0095256A">
      <w:pPr>
        <w:pStyle w:val="ListParagraph"/>
        <w:numPr>
          <w:ilvl w:val="0"/>
          <w:numId w:val="1"/>
        </w:numPr>
        <w:spacing w:after="80"/>
      </w:pPr>
      <w:r>
        <w:rPr>
          <w:color w:val="262626"/>
        </w:rPr>
        <w:t>Marketing Department signs off after user acceptance testing.</w:t>
      </w:r>
    </w:p>
    <w:p w14:paraId="14AA4FF4" w14:textId="77777777" w:rsidR="00BB65B0" w:rsidRDefault="0095256A">
      <w:pPr>
        <w:pStyle w:val="Heading2"/>
        <w:spacing w:before="300" w:after="150"/>
      </w:pPr>
      <w:bookmarkStart w:id="9" w:name="_Toc233845991"/>
      <w:r>
        <w:rPr>
          <w:b/>
          <w:bCs/>
          <w:color w:val="2E5395"/>
          <w:sz w:val="24"/>
          <w:szCs w:val="24"/>
        </w:rPr>
        <w:t>1.6 Timeline &amp; Budget (Indicative)</w:t>
      </w:r>
      <w:bookmarkEnd w:id="9"/>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3199"/>
        <w:gridCol w:w="3201"/>
        <w:gridCol w:w="3100"/>
      </w:tblGrid>
      <w:tr w:rsidR="00BB65B0" w14:paraId="695B59FC" w14:textId="77777777">
        <w:trPr>
          <w:tblHeader/>
        </w:trPr>
        <w:tc>
          <w:tcPr>
            <w:tcW w:w="31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4CA0CD8" w14:textId="77777777" w:rsidR="00BB65B0" w:rsidRDefault="0095256A">
            <w:r>
              <w:rPr>
                <w:b/>
                <w:bCs/>
                <w:color w:val="FFFFFF"/>
                <w:sz w:val="19"/>
                <w:szCs w:val="19"/>
              </w:rPr>
              <w:t>Item</w:t>
            </w:r>
          </w:p>
        </w:tc>
        <w:tc>
          <w:tcPr>
            <w:tcW w:w="32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65BA611" w14:textId="77777777" w:rsidR="00BB65B0" w:rsidRDefault="0095256A">
            <w:r>
              <w:rPr>
                <w:b/>
                <w:bCs/>
                <w:color w:val="FFFFFF"/>
                <w:sz w:val="19"/>
                <w:szCs w:val="19"/>
              </w:rPr>
              <w:t>Estimate</w:t>
            </w:r>
          </w:p>
        </w:tc>
        <w:tc>
          <w:tcPr>
            <w:tcW w:w="31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4FEADB8" w14:textId="77777777" w:rsidR="00BB65B0" w:rsidRDefault="0095256A">
            <w:r>
              <w:rPr>
                <w:b/>
                <w:bCs/>
                <w:color w:val="FFFFFF"/>
                <w:sz w:val="19"/>
                <w:szCs w:val="19"/>
              </w:rPr>
              <w:t>Notes</w:t>
            </w:r>
          </w:p>
        </w:tc>
      </w:tr>
      <w:tr w:rsidR="00BB65B0" w14:paraId="5D23F8B6" w14:textId="77777777">
        <w:tc>
          <w:tcPr>
            <w:tcW w:w="3199" w:type="dxa"/>
            <w:tcBorders>
              <w:top w:val="single" w:sz="4" w:space="0" w:color="BFBFBF"/>
              <w:left w:val="single" w:sz="4" w:space="0" w:color="BFBFBF"/>
              <w:bottom w:val="single" w:sz="4" w:space="0" w:color="BFBFBF"/>
              <w:right w:val="single" w:sz="4" w:space="0" w:color="BFBFBF"/>
            </w:tcBorders>
            <w:vAlign w:val="center"/>
          </w:tcPr>
          <w:p w14:paraId="70981959" w14:textId="77777777" w:rsidR="00BB65B0" w:rsidRDefault="0095256A">
            <w:r>
              <w:rPr>
                <w:color w:val="262626"/>
                <w:sz w:val="19"/>
                <w:szCs w:val="19"/>
              </w:rPr>
              <w:t>Target Start Date</w:t>
            </w:r>
          </w:p>
        </w:tc>
        <w:tc>
          <w:tcPr>
            <w:tcW w:w="3201" w:type="dxa"/>
            <w:tcBorders>
              <w:top w:val="single" w:sz="4" w:space="0" w:color="BFBFBF"/>
              <w:left w:val="single" w:sz="4" w:space="0" w:color="BFBFBF"/>
              <w:bottom w:val="single" w:sz="4" w:space="0" w:color="BFBFBF"/>
              <w:right w:val="single" w:sz="4" w:space="0" w:color="BFBFBF"/>
            </w:tcBorders>
            <w:vAlign w:val="center"/>
          </w:tcPr>
          <w:p w14:paraId="16114E64" w14:textId="77777777" w:rsidR="00BB65B0" w:rsidRDefault="0095256A">
            <w:r>
              <w:rPr>
                <w:color w:val="262626"/>
                <w:sz w:val="19"/>
                <w:szCs w:val="19"/>
              </w:rPr>
              <w:t>27 July 2026</w:t>
            </w:r>
          </w:p>
        </w:tc>
        <w:tc>
          <w:tcPr>
            <w:tcW w:w="3100" w:type="dxa"/>
            <w:tcBorders>
              <w:top w:val="single" w:sz="4" w:space="0" w:color="BFBFBF"/>
              <w:left w:val="single" w:sz="4" w:space="0" w:color="BFBFBF"/>
              <w:bottom w:val="single" w:sz="4" w:space="0" w:color="BFBFBF"/>
              <w:right w:val="single" w:sz="4" w:space="0" w:color="BFBFBF"/>
            </w:tcBorders>
            <w:vAlign w:val="center"/>
          </w:tcPr>
          <w:p w14:paraId="30F90AE6" w14:textId="77777777" w:rsidR="00BB65B0" w:rsidRDefault="0095256A">
            <w:r>
              <w:rPr>
                <w:color w:val="262626"/>
                <w:sz w:val="19"/>
                <w:szCs w:val="19"/>
              </w:rPr>
              <w:t>Pending charter approval</w:t>
            </w:r>
          </w:p>
        </w:tc>
      </w:tr>
      <w:tr w:rsidR="00BB65B0" w14:paraId="0F57625B" w14:textId="77777777">
        <w:tc>
          <w:tcPr>
            <w:tcW w:w="31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809522E" w14:textId="77777777" w:rsidR="00BB65B0" w:rsidRDefault="0095256A">
            <w:r>
              <w:rPr>
                <w:color w:val="262626"/>
                <w:sz w:val="19"/>
                <w:szCs w:val="19"/>
              </w:rPr>
              <w:t>Duration</w:t>
            </w:r>
          </w:p>
        </w:tc>
        <w:tc>
          <w:tcPr>
            <w:tcW w:w="3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8A2966A" w14:textId="77777777" w:rsidR="00BB65B0" w:rsidRDefault="0095256A">
            <w:r>
              <w:rPr>
                <w:color w:val="262626"/>
                <w:sz w:val="19"/>
                <w:szCs w:val="19"/>
              </w:rPr>
              <w:t>6 weeks (excluding Sundays)</w:t>
            </w:r>
          </w:p>
        </w:tc>
        <w:tc>
          <w:tcPr>
            <w:tcW w:w="31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07122F9" w14:textId="77777777" w:rsidR="00BB65B0" w:rsidRDefault="0095256A">
            <w:r>
              <w:rPr>
                <w:color w:val="262626"/>
                <w:sz w:val="19"/>
                <w:szCs w:val="19"/>
              </w:rPr>
              <w:t>See Project Plan, Section 8</w:t>
            </w:r>
          </w:p>
        </w:tc>
      </w:tr>
      <w:tr w:rsidR="00BB65B0" w14:paraId="111D48CF" w14:textId="77777777">
        <w:tc>
          <w:tcPr>
            <w:tcW w:w="3199" w:type="dxa"/>
            <w:tcBorders>
              <w:top w:val="single" w:sz="4" w:space="0" w:color="BFBFBF"/>
              <w:left w:val="single" w:sz="4" w:space="0" w:color="BFBFBF"/>
              <w:bottom w:val="single" w:sz="4" w:space="0" w:color="BFBFBF"/>
              <w:right w:val="single" w:sz="4" w:space="0" w:color="BFBFBF"/>
            </w:tcBorders>
            <w:vAlign w:val="center"/>
          </w:tcPr>
          <w:p w14:paraId="266503DE" w14:textId="77777777" w:rsidR="00BB65B0" w:rsidRDefault="0095256A">
            <w:r>
              <w:rPr>
                <w:color w:val="262626"/>
                <w:sz w:val="19"/>
                <w:szCs w:val="19"/>
              </w:rPr>
              <w:t>Budget</w:t>
            </w:r>
          </w:p>
        </w:tc>
        <w:tc>
          <w:tcPr>
            <w:tcW w:w="3201" w:type="dxa"/>
            <w:tcBorders>
              <w:top w:val="single" w:sz="4" w:space="0" w:color="BFBFBF"/>
              <w:left w:val="single" w:sz="4" w:space="0" w:color="BFBFBF"/>
              <w:bottom w:val="single" w:sz="4" w:space="0" w:color="BFBFBF"/>
              <w:right w:val="single" w:sz="4" w:space="0" w:color="BFBFBF"/>
            </w:tcBorders>
            <w:vAlign w:val="center"/>
          </w:tcPr>
          <w:p w14:paraId="0C523395" w14:textId="77777777" w:rsidR="00BB65B0" w:rsidRDefault="0095256A">
            <w:r>
              <w:rPr>
                <w:color w:val="262626"/>
                <w:sz w:val="19"/>
                <w:szCs w:val="19"/>
              </w:rPr>
              <w:t>$3,054</w:t>
            </w:r>
          </w:p>
        </w:tc>
        <w:tc>
          <w:tcPr>
            <w:tcW w:w="3100" w:type="dxa"/>
            <w:tcBorders>
              <w:top w:val="single" w:sz="4" w:space="0" w:color="BFBFBF"/>
              <w:left w:val="single" w:sz="4" w:space="0" w:color="BFBFBF"/>
              <w:bottom w:val="single" w:sz="4" w:space="0" w:color="BFBFBF"/>
              <w:right w:val="single" w:sz="4" w:space="0" w:color="BFBFBF"/>
            </w:tcBorders>
            <w:vAlign w:val="center"/>
          </w:tcPr>
          <w:p w14:paraId="48918161" w14:textId="77777777" w:rsidR="00BB65B0" w:rsidRDefault="0095256A">
            <w:r>
              <w:rPr>
                <w:color w:val="262626"/>
                <w:sz w:val="19"/>
                <w:szCs w:val="19"/>
              </w:rPr>
              <w:t xml:space="preserve">See detailed Budget Breakdown, </w:t>
            </w:r>
            <w:r>
              <w:rPr>
                <w:color w:val="262626"/>
                <w:sz w:val="19"/>
                <w:szCs w:val="19"/>
              </w:rPr>
              <w:lastRenderedPageBreak/>
              <w:t>Section 2.4</w:t>
            </w:r>
          </w:p>
        </w:tc>
      </w:tr>
    </w:tbl>
    <w:p w14:paraId="2B7EF1D6" w14:textId="77777777" w:rsidR="00BB65B0" w:rsidRDefault="0095256A">
      <w:pPr>
        <w:pStyle w:val="Heading2"/>
        <w:spacing w:before="300" w:after="150"/>
      </w:pPr>
      <w:bookmarkStart w:id="10" w:name="_Toc233845992"/>
      <w:r>
        <w:rPr>
          <w:b/>
          <w:bCs/>
          <w:color w:val="2E5395"/>
          <w:sz w:val="24"/>
          <w:szCs w:val="24"/>
        </w:rPr>
        <w:lastRenderedPageBreak/>
        <w:t>1.7 Authorization</w:t>
      </w:r>
      <w:bookmarkEnd w:id="10"/>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2700"/>
        <w:gridCol w:w="2770"/>
        <w:gridCol w:w="1898"/>
        <w:gridCol w:w="2132"/>
      </w:tblGrid>
      <w:tr w:rsidR="00BB65B0" w14:paraId="34E0DABE" w14:textId="77777777">
        <w:trPr>
          <w:tblHeader/>
        </w:trPr>
        <w:tc>
          <w:tcPr>
            <w:tcW w:w="26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01060E7" w14:textId="77777777" w:rsidR="00BB65B0" w:rsidRDefault="0095256A">
            <w:r>
              <w:rPr>
                <w:b/>
                <w:bCs/>
                <w:color w:val="FFFFFF"/>
                <w:sz w:val="19"/>
                <w:szCs w:val="19"/>
              </w:rPr>
              <w:t>Role</w:t>
            </w:r>
          </w:p>
        </w:tc>
        <w:tc>
          <w:tcPr>
            <w:tcW w:w="277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F6266AB" w14:textId="77777777" w:rsidR="00BB65B0" w:rsidRDefault="0095256A">
            <w:r>
              <w:rPr>
                <w:b/>
                <w:bCs/>
                <w:color w:val="FFFFFF"/>
                <w:sz w:val="19"/>
                <w:szCs w:val="19"/>
              </w:rPr>
              <w:t>Name</w:t>
            </w:r>
          </w:p>
        </w:tc>
        <w:tc>
          <w:tcPr>
            <w:tcW w:w="1898"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D09856A" w14:textId="77777777" w:rsidR="00BB65B0" w:rsidRDefault="0095256A">
            <w:r>
              <w:rPr>
                <w:b/>
                <w:bCs/>
                <w:color w:val="FFFFFF"/>
                <w:sz w:val="19"/>
                <w:szCs w:val="19"/>
              </w:rPr>
              <w:t>Signature</w:t>
            </w:r>
          </w:p>
        </w:tc>
        <w:tc>
          <w:tcPr>
            <w:tcW w:w="213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14FFE70" w14:textId="77777777" w:rsidR="00BB65B0" w:rsidRDefault="0095256A">
            <w:r>
              <w:rPr>
                <w:b/>
                <w:bCs/>
                <w:color w:val="FFFFFF"/>
                <w:sz w:val="19"/>
                <w:szCs w:val="19"/>
              </w:rPr>
              <w:t>Date</w:t>
            </w:r>
          </w:p>
        </w:tc>
      </w:tr>
      <w:tr w:rsidR="00BB65B0" w14:paraId="45984733" w14:textId="77777777">
        <w:tc>
          <w:tcPr>
            <w:tcW w:w="2699" w:type="dxa"/>
            <w:tcBorders>
              <w:top w:val="single" w:sz="4" w:space="0" w:color="BFBFBF"/>
              <w:left w:val="single" w:sz="4" w:space="0" w:color="BFBFBF"/>
              <w:bottom w:val="single" w:sz="4" w:space="0" w:color="BFBFBF"/>
              <w:right w:val="single" w:sz="4" w:space="0" w:color="BFBFBF"/>
            </w:tcBorders>
            <w:vAlign w:val="center"/>
          </w:tcPr>
          <w:p w14:paraId="31346C83" w14:textId="77777777" w:rsidR="00BB65B0" w:rsidRDefault="0095256A">
            <w:r>
              <w:rPr>
                <w:color w:val="262626"/>
                <w:sz w:val="19"/>
                <w:szCs w:val="19"/>
              </w:rPr>
              <w:t>Project Sponsor</w:t>
            </w:r>
          </w:p>
        </w:tc>
        <w:tc>
          <w:tcPr>
            <w:tcW w:w="2770" w:type="dxa"/>
            <w:tcBorders>
              <w:top w:val="single" w:sz="4" w:space="0" w:color="BFBFBF"/>
              <w:left w:val="single" w:sz="4" w:space="0" w:color="BFBFBF"/>
              <w:bottom w:val="single" w:sz="4" w:space="0" w:color="BFBFBF"/>
              <w:right w:val="single" w:sz="4" w:space="0" w:color="BFBFBF"/>
            </w:tcBorders>
            <w:vAlign w:val="center"/>
          </w:tcPr>
          <w:p w14:paraId="4333ADFD" w14:textId="77777777" w:rsidR="00BB65B0" w:rsidRDefault="0095256A">
            <w:r>
              <w:t xml:space="preserve">Ms. </w:t>
            </w:r>
            <w:proofErr w:type="spellStart"/>
            <w:r>
              <w:t>Mekdes</w:t>
            </w:r>
            <w:proofErr w:type="spellEnd"/>
            <w:r>
              <w:t xml:space="preserve"> </w:t>
            </w:r>
            <w:proofErr w:type="spellStart"/>
            <w:r>
              <w:t>Tilahun</w:t>
            </w:r>
            <w:proofErr w:type="spellEnd"/>
          </w:p>
        </w:tc>
        <w:tc>
          <w:tcPr>
            <w:tcW w:w="1898" w:type="dxa"/>
            <w:tcBorders>
              <w:top w:val="single" w:sz="4" w:space="0" w:color="BFBFBF"/>
              <w:left w:val="single" w:sz="4" w:space="0" w:color="BFBFBF"/>
              <w:bottom w:val="single" w:sz="4" w:space="0" w:color="BFBFBF"/>
              <w:right w:val="single" w:sz="4" w:space="0" w:color="BFBFBF"/>
            </w:tcBorders>
            <w:vAlign w:val="center"/>
          </w:tcPr>
          <w:p w14:paraId="30A698EE" w14:textId="77777777" w:rsidR="00BB65B0" w:rsidRDefault="00BB65B0"/>
        </w:tc>
        <w:tc>
          <w:tcPr>
            <w:tcW w:w="2132" w:type="dxa"/>
            <w:tcBorders>
              <w:top w:val="single" w:sz="4" w:space="0" w:color="BFBFBF"/>
              <w:left w:val="single" w:sz="4" w:space="0" w:color="BFBFBF"/>
              <w:bottom w:val="single" w:sz="4" w:space="0" w:color="BFBFBF"/>
              <w:right w:val="single" w:sz="4" w:space="0" w:color="BFBFBF"/>
            </w:tcBorders>
            <w:vAlign w:val="center"/>
          </w:tcPr>
          <w:p w14:paraId="0245AA06" w14:textId="77777777" w:rsidR="00BB65B0" w:rsidRDefault="00BB65B0"/>
        </w:tc>
      </w:tr>
      <w:tr w:rsidR="00BB65B0" w14:paraId="50A56E38" w14:textId="77777777">
        <w:tc>
          <w:tcPr>
            <w:tcW w:w="26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DF05102" w14:textId="77777777" w:rsidR="00BB65B0" w:rsidRDefault="0095256A">
            <w:r>
              <w:rPr>
                <w:color w:val="262626"/>
                <w:sz w:val="19"/>
                <w:szCs w:val="19"/>
              </w:rPr>
              <w:t>CTO</w:t>
            </w:r>
          </w:p>
        </w:tc>
        <w:tc>
          <w:tcPr>
            <w:tcW w:w="277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760B6A3" w14:textId="77777777" w:rsidR="00BB65B0" w:rsidRDefault="0095256A">
            <w:r>
              <w:t xml:space="preserve">Mr. </w:t>
            </w:r>
            <w:proofErr w:type="spellStart"/>
            <w:r>
              <w:t>Melkamu</w:t>
            </w:r>
            <w:proofErr w:type="spellEnd"/>
            <w:r>
              <w:t xml:space="preserve"> </w:t>
            </w:r>
            <w:proofErr w:type="spellStart"/>
            <w:r>
              <w:t>Alamerew</w:t>
            </w:r>
            <w:proofErr w:type="spellEnd"/>
          </w:p>
        </w:tc>
        <w:tc>
          <w:tcPr>
            <w:tcW w:w="189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44B36E6" w14:textId="77777777" w:rsidR="00BB65B0" w:rsidRDefault="00BB65B0"/>
        </w:tc>
        <w:tc>
          <w:tcPr>
            <w:tcW w:w="213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485EB6B" w14:textId="77777777" w:rsidR="00BB65B0" w:rsidRDefault="00BB65B0"/>
        </w:tc>
      </w:tr>
      <w:tr w:rsidR="00BB65B0" w14:paraId="4637884B" w14:textId="77777777">
        <w:tc>
          <w:tcPr>
            <w:tcW w:w="2699" w:type="dxa"/>
            <w:tcBorders>
              <w:top w:val="single" w:sz="4" w:space="0" w:color="BFBFBF"/>
              <w:left w:val="single" w:sz="4" w:space="0" w:color="BFBFBF"/>
              <w:bottom w:val="single" w:sz="4" w:space="0" w:color="BFBFBF"/>
              <w:right w:val="single" w:sz="4" w:space="0" w:color="BFBFBF"/>
            </w:tcBorders>
            <w:vAlign w:val="center"/>
          </w:tcPr>
          <w:p w14:paraId="7582280B" w14:textId="77777777" w:rsidR="00BB65B0" w:rsidRDefault="0095256A">
            <w:r>
              <w:rPr>
                <w:color w:val="262626"/>
                <w:sz w:val="19"/>
                <w:szCs w:val="19"/>
              </w:rPr>
              <w:t>IT Solution Head/Manager</w:t>
            </w:r>
          </w:p>
        </w:tc>
        <w:tc>
          <w:tcPr>
            <w:tcW w:w="2770" w:type="dxa"/>
            <w:tcBorders>
              <w:top w:val="single" w:sz="4" w:space="0" w:color="BFBFBF"/>
              <w:left w:val="single" w:sz="4" w:space="0" w:color="BFBFBF"/>
              <w:bottom w:val="single" w:sz="4" w:space="0" w:color="BFBFBF"/>
              <w:right w:val="single" w:sz="4" w:space="0" w:color="BFBFBF"/>
            </w:tcBorders>
            <w:vAlign w:val="center"/>
          </w:tcPr>
          <w:p w14:paraId="1D4715B3" w14:textId="77777777" w:rsidR="00BB65B0" w:rsidRDefault="0095256A">
            <w:r>
              <w:t>Mr. ______________</w:t>
            </w:r>
          </w:p>
        </w:tc>
        <w:tc>
          <w:tcPr>
            <w:tcW w:w="1898" w:type="dxa"/>
            <w:tcBorders>
              <w:top w:val="single" w:sz="4" w:space="0" w:color="BFBFBF"/>
              <w:left w:val="single" w:sz="4" w:space="0" w:color="BFBFBF"/>
              <w:bottom w:val="single" w:sz="4" w:space="0" w:color="BFBFBF"/>
              <w:right w:val="single" w:sz="4" w:space="0" w:color="BFBFBF"/>
            </w:tcBorders>
            <w:vAlign w:val="center"/>
          </w:tcPr>
          <w:p w14:paraId="4B18367D" w14:textId="77777777" w:rsidR="00BB65B0" w:rsidRDefault="00BB65B0"/>
        </w:tc>
        <w:tc>
          <w:tcPr>
            <w:tcW w:w="2132" w:type="dxa"/>
            <w:tcBorders>
              <w:top w:val="single" w:sz="4" w:space="0" w:color="BFBFBF"/>
              <w:left w:val="single" w:sz="4" w:space="0" w:color="BFBFBF"/>
              <w:bottom w:val="single" w:sz="4" w:space="0" w:color="BFBFBF"/>
              <w:right w:val="single" w:sz="4" w:space="0" w:color="BFBFBF"/>
            </w:tcBorders>
            <w:vAlign w:val="center"/>
          </w:tcPr>
          <w:p w14:paraId="7AEF37AB" w14:textId="77777777" w:rsidR="00BB65B0" w:rsidRDefault="00BB65B0"/>
        </w:tc>
      </w:tr>
      <w:tr w:rsidR="00BB65B0" w14:paraId="0B7C29FB" w14:textId="77777777">
        <w:tc>
          <w:tcPr>
            <w:tcW w:w="26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B7471BF" w14:textId="77777777" w:rsidR="00BB65B0" w:rsidRDefault="0095256A">
            <w:r>
              <w:rPr>
                <w:color w:val="262626"/>
                <w:sz w:val="19"/>
                <w:szCs w:val="19"/>
              </w:rPr>
              <w:t>Project Manager</w:t>
            </w:r>
          </w:p>
        </w:tc>
        <w:tc>
          <w:tcPr>
            <w:tcW w:w="277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D3C97B0" w14:textId="05B574ED" w:rsidR="00BB65B0" w:rsidRDefault="004D6B91">
            <w:ins w:id="11" w:author="Woluman Urgesa" w:date="2026-07-30T14:24:00Z">
              <w:r>
                <w:rPr>
                  <w:color w:val="262626"/>
                  <w:sz w:val="19"/>
                  <w:szCs w:val="19"/>
                </w:rPr>
                <w:t xml:space="preserve">Mr. </w:t>
              </w:r>
            </w:ins>
            <w:proofErr w:type="spellStart"/>
            <w:r w:rsidR="0095256A">
              <w:rPr>
                <w:color w:val="262626"/>
                <w:sz w:val="19"/>
                <w:szCs w:val="19"/>
              </w:rPr>
              <w:t>Estifanos</w:t>
            </w:r>
            <w:proofErr w:type="spellEnd"/>
            <w:ins w:id="12" w:author="Woluman Urgesa" w:date="2026-07-31T16:28:00Z">
              <w:r w:rsidR="00B261E6">
                <w:rPr>
                  <w:color w:val="262626"/>
                  <w:sz w:val="19"/>
                  <w:szCs w:val="19"/>
                </w:rPr>
                <w:t xml:space="preserve"> </w:t>
              </w:r>
            </w:ins>
            <w:proofErr w:type="spellStart"/>
            <w:ins w:id="13" w:author="Woluman Urgesa" w:date="2026-07-31T16:29:00Z">
              <w:r w:rsidR="00B261E6">
                <w:rPr>
                  <w:color w:val="262626"/>
                  <w:sz w:val="19"/>
                  <w:szCs w:val="19"/>
                </w:rPr>
                <w:t>Alemseged</w:t>
              </w:r>
            </w:ins>
            <w:proofErr w:type="spellEnd"/>
            <w:del w:id="14" w:author="Woluman Urgesa" w:date="2026-07-30T14:24:00Z">
              <w:r w:rsidR="0095256A" w:rsidDel="004D6B91">
                <w:rPr>
                  <w:color w:val="262626"/>
                  <w:sz w:val="19"/>
                  <w:szCs w:val="19"/>
                </w:rPr>
                <w:delText>________________</w:delText>
              </w:r>
            </w:del>
          </w:p>
        </w:tc>
        <w:tc>
          <w:tcPr>
            <w:tcW w:w="1898"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893F29C" w14:textId="77777777" w:rsidR="00BB65B0" w:rsidRDefault="00BB65B0"/>
        </w:tc>
        <w:tc>
          <w:tcPr>
            <w:tcW w:w="213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ECF22F1" w14:textId="77777777" w:rsidR="00BB65B0" w:rsidRDefault="00BB65B0"/>
        </w:tc>
      </w:tr>
    </w:tbl>
    <w:p w14:paraId="35633F07" w14:textId="77777777" w:rsidR="00BB65B0" w:rsidRDefault="0095256A">
      <w:r>
        <w:br w:type="page"/>
      </w:r>
    </w:p>
    <w:p w14:paraId="3B75B5E7" w14:textId="77777777" w:rsidR="00BB65B0" w:rsidRDefault="0095256A">
      <w:pPr>
        <w:pStyle w:val="Heading1"/>
        <w:pBdr>
          <w:bottom w:val="single" w:sz="6" w:space="4" w:color="1F3864"/>
        </w:pBdr>
        <w:spacing w:after="200"/>
      </w:pPr>
      <w:bookmarkStart w:id="15" w:name="_Toc233845993"/>
      <w:r>
        <w:rPr>
          <w:b/>
          <w:bCs/>
          <w:color w:val="1F3864"/>
          <w:sz w:val="30"/>
          <w:szCs w:val="30"/>
        </w:rPr>
        <w:lastRenderedPageBreak/>
        <w:t>2. Business Case</w:t>
      </w:r>
      <w:bookmarkEnd w:id="15"/>
    </w:p>
    <w:p w14:paraId="2DD027E6" w14:textId="77777777" w:rsidR="00BB65B0" w:rsidRDefault="0095256A">
      <w:pPr>
        <w:pStyle w:val="Heading2"/>
        <w:spacing w:before="300" w:after="150"/>
      </w:pPr>
      <w:bookmarkStart w:id="16" w:name="_Toc233845994"/>
      <w:r>
        <w:rPr>
          <w:b/>
          <w:bCs/>
          <w:color w:val="2E5395"/>
          <w:sz w:val="24"/>
          <w:szCs w:val="24"/>
        </w:rPr>
        <w:t>2.1 Problem Statement</w:t>
      </w:r>
      <w:bookmarkEnd w:id="16"/>
    </w:p>
    <w:p w14:paraId="25977940" w14:textId="77777777" w:rsidR="00BB65B0" w:rsidRDefault="0095256A">
      <w:pPr>
        <w:spacing w:after="160" w:line="276" w:lineRule="auto"/>
      </w:pPr>
      <w:r>
        <w:rPr>
          <w:color w:val="262626"/>
        </w:rPr>
        <w:t>Competitor pricing, distributor feedback, and field survey data are collected manually today. This is slow, inconsistent, and disconnected from D365FO and Power BI, which delays pricing and marketing decisions.</w:t>
      </w:r>
    </w:p>
    <w:p w14:paraId="3F1345CC" w14:textId="77777777" w:rsidR="00BB65B0" w:rsidRDefault="0095256A">
      <w:pPr>
        <w:pStyle w:val="Heading2"/>
        <w:spacing w:before="300" w:after="150"/>
      </w:pPr>
      <w:bookmarkStart w:id="17" w:name="_Toc233845995"/>
      <w:r>
        <w:rPr>
          <w:b/>
          <w:bCs/>
          <w:color w:val="2E5395"/>
          <w:sz w:val="24"/>
          <w:szCs w:val="24"/>
        </w:rPr>
        <w:t>2.2 Proposed Solution</w:t>
      </w:r>
      <w:bookmarkEnd w:id="17"/>
    </w:p>
    <w:p w14:paraId="616969C4" w14:textId="77777777" w:rsidR="00BB65B0" w:rsidRDefault="0095256A">
      <w:pPr>
        <w:spacing w:after="160" w:line="276" w:lineRule="auto"/>
      </w:pPr>
      <w:r>
        <w:rPr>
          <w:color w:val="262626"/>
        </w:rPr>
        <w:t>A single system for field data collection, competitor pricing, surveys, and reporting — built in-house, connected to D365FO for master data, CUAS for access control, and CNS for notifications.</w:t>
      </w:r>
    </w:p>
    <w:p w14:paraId="240B690F" w14:textId="77777777" w:rsidR="00BB65B0" w:rsidRDefault="0095256A">
      <w:pPr>
        <w:pStyle w:val="Heading2"/>
        <w:spacing w:before="300" w:after="150"/>
      </w:pPr>
      <w:bookmarkStart w:id="18" w:name="_Toc233845996"/>
      <w:r>
        <w:rPr>
          <w:b/>
          <w:bCs/>
          <w:color w:val="2E5395"/>
          <w:sz w:val="24"/>
          <w:szCs w:val="24"/>
        </w:rPr>
        <w:t>2.3 Expected Benefits</w:t>
      </w:r>
      <w:bookmarkEnd w:id="18"/>
    </w:p>
    <w:p w14:paraId="64CA2AA8" w14:textId="77777777" w:rsidR="00BB65B0" w:rsidRDefault="0095256A">
      <w:pPr>
        <w:pStyle w:val="ListParagraph"/>
        <w:numPr>
          <w:ilvl w:val="0"/>
          <w:numId w:val="1"/>
        </w:numPr>
        <w:spacing w:after="80"/>
      </w:pPr>
      <w:r>
        <w:rPr>
          <w:color w:val="262626"/>
        </w:rPr>
        <w:t>Faster, more consistent market intelligence reporting.</w:t>
      </w:r>
    </w:p>
    <w:p w14:paraId="3AD35070" w14:textId="77777777" w:rsidR="00BB65B0" w:rsidRDefault="0095256A">
      <w:pPr>
        <w:pStyle w:val="ListParagraph"/>
        <w:numPr>
          <w:ilvl w:val="0"/>
          <w:numId w:val="1"/>
        </w:numPr>
        <w:spacing w:after="80"/>
      </w:pPr>
      <w:r>
        <w:rPr>
          <w:color w:val="262626"/>
        </w:rPr>
        <w:t>Better pricing and marketing decisions from competitor benchmarking.</w:t>
      </w:r>
    </w:p>
    <w:p w14:paraId="57C1B79F" w14:textId="77777777" w:rsidR="00BB65B0" w:rsidRDefault="0095256A">
      <w:pPr>
        <w:pStyle w:val="ListParagraph"/>
        <w:numPr>
          <w:ilvl w:val="0"/>
          <w:numId w:val="1"/>
        </w:numPr>
        <w:spacing w:after="80"/>
      </w:pPr>
      <w:r>
        <w:rPr>
          <w:color w:val="262626"/>
        </w:rPr>
        <w:t>One login and access system (CUAS) instead of a separate one for this app.</w:t>
      </w:r>
    </w:p>
    <w:p w14:paraId="3DAE2DEC" w14:textId="77777777" w:rsidR="00BB65B0" w:rsidRDefault="0095256A">
      <w:pPr>
        <w:pStyle w:val="ListParagraph"/>
        <w:numPr>
          <w:ilvl w:val="0"/>
          <w:numId w:val="1"/>
        </w:numPr>
        <w:spacing w:after="80"/>
      </w:pPr>
      <w:r>
        <w:rPr>
          <w:color w:val="262626"/>
        </w:rPr>
        <w:t>Automatic notifications (CNS) instead of manual follow-ups.</w:t>
      </w:r>
    </w:p>
    <w:p w14:paraId="5E24846F" w14:textId="77777777" w:rsidR="00BB65B0" w:rsidRDefault="0095256A">
      <w:pPr>
        <w:pStyle w:val="ListParagraph"/>
        <w:numPr>
          <w:ilvl w:val="0"/>
          <w:numId w:val="1"/>
        </w:numPr>
        <w:spacing w:after="80"/>
      </w:pPr>
      <w:r>
        <w:rPr>
          <w:color w:val="262626"/>
        </w:rPr>
        <w:t>Lower cost and faster delivery by using the in-house team and existing internal systems.</w:t>
      </w:r>
    </w:p>
    <w:p w14:paraId="39F97E07" w14:textId="77777777" w:rsidR="00BB65B0" w:rsidRDefault="0095256A">
      <w:pPr>
        <w:pStyle w:val="Heading2"/>
        <w:spacing w:before="300" w:after="150"/>
      </w:pPr>
      <w:bookmarkStart w:id="19" w:name="_Toc233845997"/>
      <w:r>
        <w:rPr>
          <w:b/>
          <w:bCs/>
          <w:color w:val="2E5395"/>
          <w:sz w:val="24"/>
          <w:szCs w:val="24"/>
        </w:rPr>
        <w:t>2.4 Budget Breakdown</w:t>
      </w:r>
      <w:bookmarkEnd w:id="19"/>
    </w:p>
    <w:p w14:paraId="33649501" w14:textId="77777777" w:rsidR="00BB65B0" w:rsidRDefault="0095256A">
      <w:pPr>
        <w:spacing w:after="160" w:line="276" w:lineRule="auto"/>
      </w:pPr>
      <w:r>
        <w:rPr>
          <w:color w:val="262626"/>
        </w:rPr>
        <w:t>The breakdown below covers all resources needed to deliver the 6-week plan in Section 8. Person-week counts follow the Team Formation in Section 5. Currency amounts are marked TBD for Finance/IT to confirm using actual internal rates; the quantities and structure are fixed so the total can be completed quickly.</w:t>
      </w:r>
    </w:p>
    <w:p w14:paraId="34B525A0" w14:textId="77777777" w:rsidR="00BB65B0" w:rsidRDefault="0095256A">
      <w:pPr>
        <w:pStyle w:val="Heading2"/>
        <w:spacing w:before="300" w:after="150"/>
      </w:pPr>
      <w:bookmarkStart w:id="20" w:name="_Toc233845998"/>
      <w:r>
        <w:rPr>
          <w:b/>
          <w:bCs/>
          <w:color w:val="2E5395"/>
          <w:sz w:val="24"/>
          <w:szCs w:val="24"/>
        </w:rPr>
        <w:t>2.4.1 Labor Cost</w:t>
      </w:r>
      <w:bookmarkEnd w:id="20"/>
    </w:p>
    <w:tbl>
      <w:tblPr>
        <w:tblW w:w="9400" w:type="dxa"/>
        <w:tblLayout w:type="fixed"/>
        <w:tblCellMar>
          <w:top w:w="80" w:type="dxa"/>
          <w:left w:w="100" w:type="dxa"/>
          <w:bottom w:w="80" w:type="dxa"/>
          <w:right w:w="100" w:type="dxa"/>
        </w:tblCellMar>
        <w:tblLook w:val="0000" w:firstRow="0" w:lastRow="0" w:firstColumn="0" w:lastColumn="0" w:noHBand="0" w:noVBand="0"/>
      </w:tblPr>
      <w:tblGrid>
        <w:gridCol w:w="2999"/>
        <w:gridCol w:w="2101"/>
        <w:gridCol w:w="1499"/>
        <w:gridCol w:w="1401"/>
        <w:gridCol w:w="1400"/>
      </w:tblGrid>
      <w:tr w:rsidR="00BB65B0" w14:paraId="0A4F8F2E" w14:textId="77777777">
        <w:trPr>
          <w:tblHeader/>
        </w:trPr>
        <w:tc>
          <w:tcPr>
            <w:tcW w:w="29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47131EF" w14:textId="77777777" w:rsidR="00BB65B0" w:rsidRDefault="0095256A">
            <w:r>
              <w:rPr>
                <w:b/>
                <w:bCs/>
                <w:color w:val="FFFFFF"/>
                <w:sz w:val="19"/>
                <w:szCs w:val="19"/>
              </w:rPr>
              <w:t>Role</w:t>
            </w:r>
          </w:p>
        </w:tc>
        <w:tc>
          <w:tcPr>
            <w:tcW w:w="21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5956A41" w14:textId="77777777" w:rsidR="00BB65B0" w:rsidRDefault="0095256A">
            <w:r>
              <w:rPr>
                <w:b/>
                <w:bCs/>
                <w:color w:val="FFFFFF"/>
                <w:sz w:val="19"/>
                <w:szCs w:val="19"/>
              </w:rPr>
              <w:t>Allocation</w:t>
            </w:r>
          </w:p>
        </w:tc>
        <w:tc>
          <w:tcPr>
            <w:tcW w:w="14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019FD94" w14:textId="77777777" w:rsidR="00BB65B0" w:rsidRDefault="0095256A">
            <w:r>
              <w:rPr>
                <w:b/>
                <w:bCs/>
                <w:color w:val="FFFFFF"/>
                <w:sz w:val="19"/>
                <w:szCs w:val="19"/>
              </w:rPr>
              <w:t>Duration</w:t>
            </w:r>
          </w:p>
        </w:tc>
        <w:tc>
          <w:tcPr>
            <w:tcW w:w="14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021F8EC" w14:textId="77777777" w:rsidR="00BB65B0" w:rsidRDefault="0095256A">
            <w:r>
              <w:rPr>
                <w:b/>
                <w:bCs/>
                <w:color w:val="FFFFFF"/>
                <w:sz w:val="19"/>
                <w:szCs w:val="19"/>
              </w:rPr>
              <w:t>Est. Weekly Rate (USD)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2574DC7" w14:textId="77777777" w:rsidR="00BB65B0" w:rsidRDefault="0095256A">
            <w:r>
              <w:rPr>
                <w:b/>
                <w:bCs/>
                <w:color w:val="FFFFFF"/>
                <w:sz w:val="19"/>
                <w:szCs w:val="19"/>
              </w:rPr>
              <w:t>Est. Cost (USD)</w:t>
            </w:r>
          </w:p>
        </w:tc>
      </w:tr>
      <w:tr w:rsidR="00BB65B0" w14:paraId="67AFDB4F"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2934A0EB" w14:textId="77777777" w:rsidR="00BB65B0" w:rsidRDefault="0095256A">
            <w:r>
              <w:rPr>
                <w:color w:val="262626"/>
                <w:sz w:val="19"/>
                <w:szCs w:val="19"/>
              </w:rPr>
              <w:t>Project Manager</w:t>
            </w:r>
          </w:p>
        </w:tc>
        <w:tc>
          <w:tcPr>
            <w:tcW w:w="2101" w:type="dxa"/>
            <w:tcBorders>
              <w:top w:val="single" w:sz="4" w:space="0" w:color="BFBFBF"/>
              <w:left w:val="single" w:sz="4" w:space="0" w:color="BFBFBF"/>
              <w:bottom w:val="single" w:sz="4" w:space="0" w:color="BFBFBF"/>
              <w:right w:val="single" w:sz="4" w:space="0" w:color="BFBFBF"/>
            </w:tcBorders>
            <w:vAlign w:val="center"/>
          </w:tcPr>
          <w:p w14:paraId="630E1C9A" w14:textId="77777777" w:rsidR="00BB65B0" w:rsidRDefault="0095256A">
            <w:r>
              <w:rPr>
                <w:color w:val="262626"/>
                <w:sz w:val="19"/>
                <w:szCs w:val="19"/>
              </w:rPr>
              <w:t>Full-time</w:t>
            </w:r>
          </w:p>
        </w:tc>
        <w:tc>
          <w:tcPr>
            <w:tcW w:w="1499" w:type="dxa"/>
            <w:tcBorders>
              <w:top w:val="single" w:sz="4" w:space="0" w:color="BFBFBF"/>
              <w:left w:val="single" w:sz="4" w:space="0" w:color="BFBFBF"/>
              <w:bottom w:val="single" w:sz="4" w:space="0" w:color="BFBFBF"/>
              <w:right w:val="single" w:sz="4" w:space="0" w:color="BFBFBF"/>
            </w:tcBorders>
            <w:vAlign w:val="center"/>
          </w:tcPr>
          <w:p w14:paraId="2F6C39DB" w14:textId="77777777" w:rsidR="00BB65B0" w:rsidRDefault="0095256A">
            <w:r>
              <w:rPr>
                <w:color w:val="262626"/>
                <w:sz w:val="19"/>
                <w:szCs w:val="19"/>
              </w:rPr>
              <w:t>6 weeks</w:t>
            </w:r>
          </w:p>
        </w:tc>
        <w:tc>
          <w:tcPr>
            <w:tcW w:w="1401" w:type="dxa"/>
            <w:tcBorders>
              <w:top w:val="single" w:sz="4" w:space="0" w:color="BFBFBF"/>
              <w:left w:val="single" w:sz="4" w:space="0" w:color="BFBFBF"/>
              <w:bottom w:val="single" w:sz="4" w:space="0" w:color="BFBFBF"/>
              <w:right w:val="single" w:sz="4" w:space="0" w:color="BFBFBF"/>
            </w:tcBorders>
            <w:vAlign w:val="center"/>
          </w:tcPr>
          <w:p w14:paraId="65F44E57" w14:textId="77777777" w:rsidR="00BB65B0" w:rsidRDefault="0095256A">
            <w:r>
              <w:rPr>
                <w:color w:val="262626"/>
                <w:sz w:val="19"/>
                <w:szCs w:val="19"/>
              </w:rPr>
              <w:t>$138</w:t>
            </w:r>
          </w:p>
        </w:tc>
        <w:tc>
          <w:tcPr>
            <w:tcW w:w="1400" w:type="dxa"/>
            <w:tcBorders>
              <w:top w:val="single" w:sz="4" w:space="0" w:color="BFBFBF"/>
              <w:left w:val="single" w:sz="4" w:space="0" w:color="BFBFBF"/>
              <w:bottom w:val="single" w:sz="4" w:space="0" w:color="BFBFBF"/>
              <w:right w:val="single" w:sz="4" w:space="0" w:color="BFBFBF"/>
            </w:tcBorders>
            <w:vAlign w:val="center"/>
          </w:tcPr>
          <w:p w14:paraId="686E39E4" w14:textId="77777777" w:rsidR="00BB65B0" w:rsidRDefault="0095256A">
            <w:r>
              <w:rPr>
                <w:color w:val="262626"/>
                <w:sz w:val="19"/>
                <w:szCs w:val="19"/>
              </w:rPr>
              <w:t>$828</w:t>
            </w:r>
          </w:p>
        </w:tc>
      </w:tr>
      <w:tr w:rsidR="00BB65B0" w14:paraId="2C131F4C"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07D4CB9" w14:textId="77777777" w:rsidR="00BB65B0" w:rsidRDefault="0095256A">
            <w:r>
              <w:rPr>
                <w:color w:val="262626"/>
                <w:sz w:val="19"/>
                <w:szCs w:val="19"/>
              </w:rPr>
              <w:t>Requirement Gathering &amp; System Architecture</w:t>
            </w:r>
          </w:p>
        </w:tc>
        <w:tc>
          <w:tcPr>
            <w:tcW w:w="21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1F54C0B" w14:textId="77777777" w:rsidR="00BB65B0" w:rsidRDefault="0095256A">
            <w:r>
              <w:rPr>
                <w:color w:val="262626"/>
                <w:sz w:val="19"/>
                <w:szCs w:val="19"/>
              </w:rPr>
              <w:t>Full-time</w:t>
            </w:r>
          </w:p>
        </w:tc>
        <w:tc>
          <w:tcPr>
            <w:tcW w:w="14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A731EFB" w14:textId="77777777" w:rsidR="00BB65B0" w:rsidRDefault="0095256A">
            <w:r>
              <w:rPr>
                <w:color w:val="262626"/>
                <w:sz w:val="19"/>
                <w:szCs w:val="19"/>
              </w:rPr>
              <w:t>1 week</w:t>
            </w:r>
          </w:p>
        </w:tc>
        <w:tc>
          <w:tcPr>
            <w:tcW w:w="14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D786CFC" w14:textId="77777777" w:rsidR="00BB65B0" w:rsidRDefault="0095256A">
            <w:r>
              <w:rPr>
                <w:color w:val="262626"/>
                <w:sz w:val="19"/>
                <w:szCs w:val="19"/>
              </w:rPr>
              <w:t>$113</w:t>
            </w:r>
          </w:p>
        </w:tc>
        <w:tc>
          <w:tcPr>
            <w:tcW w:w="1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FF9C54D" w14:textId="77777777" w:rsidR="00BB65B0" w:rsidRDefault="0095256A">
            <w:r>
              <w:rPr>
                <w:color w:val="262626"/>
                <w:sz w:val="19"/>
                <w:szCs w:val="19"/>
              </w:rPr>
              <w:t>$113</w:t>
            </w:r>
          </w:p>
        </w:tc>
      </w:tr>
      <w:tr w:rsidR="00BB65B0" w14:paraId="0300AE6F"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74A4780E" w14:textId="77777777" w:rsidR="00BB65B0" w:rsidRDefault="0095256A">
            <w:r>
              <w:rPr>
                <w:color w:val="262626"/>
                <w:sz w:val="19"/>
                <w:szCs w:val="19"/>
              </w:rPr>
              <w:t>Backend Developer (Node.js/Express)</w:t>
            </w:r>
          </w:p>
        </w:tc>
        <w:tc>
          <w:tcPr>
            <w:tcW w:w="2101" w:type="dxa"/>
            <w:tcBorders>
              <w:top w:val="single" w:sz="4" w:space="0" w:color="BFBFBF"/>
              <w:left w:val="single" w:sz="4" w:space="0" w:color="BFBFBF"/>
              <w:bottom w:val="single" w:sz="4" w:space="0" w:color="BFBFBF"/>
              <w:right w:val="single" w:sz="4" w:space="0" w:color="BFBFBF"/>
            </w:tcBorders>
            <w:vAlign w:val="center"/>
          </w:tcPr>
          <w:p w14:paraId="649E9BEF" w14:textId="77777777" w:rsidR="00BB65B0" w:rsidRDefault="0095256A">
            <w:r>
              <w:rPr>
                <w:color w:val="262626"/>
                <w:sz w:val="19"/>
                <w:szCs w:val="19"/>
              </w:rPr>
              <w:t>Full-time</w:t>
            </w:r>
          </w:p>
        </w:tc>
        <w:tc>
          <w:tcPr>
            <w:tcW w:w="1499" w:type="dxa"/>
            <w:tcBorders>
              <w:top w:val="single" w:sz="4" w:space="0" w:color="BFBFBF"/>
              <w:left w:val="single" w:sz="4" w:space="0" w:color="BFBFBF"/>
              <w:bottom w:val="single" w:sz="4" w:space="0" w:color="BFBFBF"/>
              <w:right w:val="single" w:sz="4" w:space="0" w:color="BFBFBF"/>
            </w:tcBorders>
            <w:vAlign w:val="center"/>
          </w:tcPr>
          <w:p w14:paraId="33D0FA90" w14:textId="77777777" w:rsidR="00BB65B0" w:rsidRDefault="0095256A">
            <w:r>
              <w:rPr>
                <w:color w:val="262626"/>
                <w:sz w:val="19"/>
                <w:szCs w:val="19"/>
              </w:rPr>
              <w:t>3 weeks</w:t>
            </w:r>
          </w:p>
        </w:tc>
        <w:tc>
          <w:tcPr>
            <w:tcW w:w="1401" w:type="dxa"/>
            <w:tcBorders>
              <w:top w:val="single" w:sz="4" w:space="0" w:color="BFBFBF"/>
              <w:left w:val="single" w:sz="4" w:space="0" w:color="BFBFBF"/>
              <w:bottom w:val="single" w:sz="4" w:space="0" w:color="BFBFBF"/>
              <w:right w:val="single" w:sz="4" w:space="0" w:color="BFBFBF"/>
            </w:tcBorders>
            <w:vAlign w:val="center"/>
          </w:tcPr>
          <w:p w14:paraId="73293EE0" w14:textId="77777777" w:rsidR="00BB65B0" w:rsidRDefault="0095256A">
            <w:r>
              <w:rPr>
                <w:color w:val="262626"/>
                <w:sz w:val="19"/>
                <w:szCs w:val="19"/>
              </w:rPr>
              <w:t>$126</w:t>
            </w:r>
          </w:p>
        </w:tc>
        <w:tc>
          <w:tcPr>
            <w:tcW w:w="1400" w:type="dxa"/>
            <w:tcBorders>
              <w:top w:val="single" w:sz="4" w:space="0" w:color="BFBFBF"/>
              <w:left w:val="single" w:sz="4" w:space="0" w:color="BFBFBF"/>
              <w:bottom w:val="single" w:sz="4" w:space="0" w:color="BFBFBF"/>
              <w:right w:val="single" w:sz="4" w:space="0" w:color="BFBFBF"/>
            </w:tcBorders>
            <w:vAlign w:val="center"/>
          </w:tcPr>
          <w:p w14:paraId="105E0C0B" w14:textId="77777777" w:rsidR="00BB65B0" w:rsidRDefault="0095256A">
            <w:r>
              <w:rPr>
                <w:color w:val="262626"/>
                <w:sz w:val="19"/>
                <w:szCs w:val="19"/>
              </w:rPr>
              <w:t>$378</w:t>
            </w:r>
          </w:p>
        </w:tc>
      </w:tr>
      <w:tr w:rsidR="00BB65B0" w14:paraId="6F62FA8D"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C3080C9" w14:textId="77777777" w:rsidR="00BB65B0" w:rsidRDefault="0095256A">
            <w:r>
              <w:rPr>
                <w:color w:val="262626"/>
                <w:sz w:val="19"/>
                <w:szCs w:val="19"/>
              </w:rPr>
              <w:t>Frontend Developer (Next.js)</w:t>
            </w:r>
          </w:p>
        </w:tc>
        <w:tc>
          <w:tcPr>
            <w:tcW w:w="21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BC97C28" w14:textId="77777777" w:rsidR="00BB65B0" w:rsidRDefault="0095256A">
            <w:r>
              <w:rPr>
                <w:color w:val="262626"/>
                <w:sz w:val="19"/>
                <w:szCs w:val="19"/>
              </w:rPr>
              <w:t>Full-time</w:t>
            </w:r>
          </w:p>
        </w:tc>
        <w:tc>
          <w:tcPr>
            <w:tcW w:w="14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BACF2E7" w14:textId="77777777" w:rsidR="00BB65B0" w:rsidRDefault="0095256A">
            <w:r>
              <w:rPr>
                <w:color w:val="262626"/>
                <w:sz w:val="19"/>
                <w:szCs w:val="19"/>
              </w:rPr>
              <w:t>3 weeks</w:t>
            </w:r>
          </w:p>
        </w:tc>
        <w:tc>
          <w:tcPr>
            <w:tcW w:w="14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4EF892C" w14:textId="77777777" w:rsidR="00BB65B0" w:rsidRDefault="0095256A">
            <w:r>
              <w:rPr>
                <w:color w:val="262626"/>
                <w:sz w:val="19"/>
                <w:szCs w:val="19"/>
              </w:rPr>
              <w:t>$113</w:t>
            </w:r>
          </w:p>
        </w:tc>
        <w:tc>
          <w:tcPr>
            <w:tcW w:w="1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46E1D32" w14:textId="77777777" w:rsidR="00BB65B0" w:rsidRDefault="0095256A">
            <w:r>
              <w:rPr>
                <w:color w:val="262626"/>
                <w:sz w:val="19"/>
                <w:szCs w:val="19"/>
              </w:rPr>
              <w:t>$339</w:t>
            </w:r>
          </w:p>
        </w:tc>
      </w:tr>
      <w:tr w:rsidR="00BB65B0" w14:paraId="0E159D63"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4332E8EF" w14:textId="77777777" w:rsidR="00BB65B0" w:rsidRDefault="0095256A">
            <w:r>
              <w:rPr>
                <w:color w:val="262626"/>
                <w:sz w:val="19"/>
                <w:szCs w:val="19"/>
              </w:rPr>
              <w:t>QA / Test Engineer (</w:t>
            </w:r>
            <w:proofErr w:type="spellStart"/>
            <w:r>
              <w:rPr>
                <w:color w:val="262626"/>
                <w:sz w:val="19"/>
                <w:szCs w:val="19"/>
              </w:rPr>
              <w:t>Hirko</w:t>
            </w:r>
            <w:proofErr w:type="spellEnd"/>
            <w:r>
              <w:rPr>
                <w:color w:val="262626"/>
                <w:sz w:val="19"/>
                <w:szCs w:val="19"/>
              </w:rPr>
              <w:t xml:space="preserve"> </w:t>
            </w:r>
            <w:proofErr w:type="spellStart"/>
            <w:r>
              <w:rPr>
                <w:color w:val="262626"/>
                <w:sz w:val="19"/>
                <w:szCs w:val="19"/>
              </w:rPr>
              <w:t>Gemechu</w:t>
            </w:r>
            <w:proofErr w:type="spellEnd"/>
            <w:r>
              <w:rPr>
                <w:color w:val="262626"/>
                <w:sz w:val="19"/>
                <w:szCs w:val="19"/>
              </w:rPr>
              <w:t>)</w:t>
            </w:r>
          </w:p>
        </w:tc>
        <w:tc>
          <w:tcPr>
            <w:tcW w:w="2101" w:type="dxa"/>
            <w:tcBorders>
              <w:top w:val="single" w:sz="4" w:space="0" w:color="BFBFBF"/>
              <w:left w:val="single" w:sz="4" w:space="0" w:color="BFBFBF"/>
              <w:bottom w:val="single" w:sz="4" w:space="0" w:color="BFBFBF"/>
              <w:right w:val="single" w:sz="4" w:space="0" w:color="BFBFBF"/>
            </w:tcBorders>
            <w:vAlign w:val="center"/>
          </w:tcPr>
          <w:p w14:paraId="131F0074" w14:textId="77777777" w:rsidR="00BB65B0" w:rsidRDefault="0095256A">
            <w:r>
              <w:rPr>
                <w:color w:val="262626"/>
                <w:sz w:val="19"/>
                <w:szCs w:val="19"/>
              </w:rPr>
              <w:t>Full-time</w:t>
            </w:r>
          </w:p>
        </w:tc>
        <w:tc>
          <w:tcPr>
            <w:tcW w:w="1499" w:type="dxa"/>
            <w:tcBorders>
              <w:top w:val="single" w:sz="4" w:space="0" w:color="BFBFBF"/>
              <w:left w:val="single" w:sz="4" w:space="0" w:color="BFBFBF"/>
              <w:bottom w:val="single" w:sz="4" w:space="0" w:color="BFBFBF"/>
              <w:right w:val="single" w:sz="4" w:space="0" w:color="BFBFBF"/>
            </w:tcBorders>
            <w:vAlign w:val="center"/>
          </w:tcPr>
          <w:p w14:paraId="27611DA3" w14:textId="77777777" w:rsidR="00BB65B0" w:rsidRDefault="0095256A">
            <w:r>
              <w:rPr>
                <w:color w:val="262626"/>
                <w:sz w:val="19"/>
                <w:szCs w:val="19"/>
              </w:rPr>
              <w:t>2 weeks</w:t>
            </w:r>
          </w:p>
        </w:tc>
        <w:tc>
          <w:tcPr>
            <w:tcW w:w="1401" w:type="dxa"/>
            <w:tcBorders>
              <w:top w:val="single" w:sz="4" w:space="0" w:color="BFBFBF"/>
              <w:left w:val="single" w:sz="4" w:space="0" w:color="BFBFBF"/>
              <w:bottom w:val="single" w:sz="4" w:space="0" w:color="BFBFBF"/>
              <w:right w:val="single" w:sz="4" w:space="0" w:color="BFBFBF"/>
            </w:tcBorders>
            <w:vAlign w:val="center"/>
          </w:tcPr>
          <w:p w14:paraId="53BAB23B" w14:textId="77777777" w:rsidR="00BB65B0" w:rsidRDefault="0095256A">
            <w:r>
              <w:rPr>
                <w:color w:val="262626"/>
                <w:sz w:val="19"/>
                <w:szCs w:val="19"/>
              </w:rPr>
              <w:t>$88</w:t>
            </w:r>
          </w:p>
        </w:tc>
        <w:tc>
          <w:tcPr>
            <w:tcW w:w="1400" w:type="dxa"/>
            <w:tcBorders>
              <w:top w:val="single" w:sz="4" w:space="0" w:color="BFBFBF"/>
              <w:left w:val="single" w:sz="4" w:space="0" w:color="BFBFBF"/>
              <w:bottom w:val="single" w:sz="4" w:space="0" w:color="BFBFBF"/>
              <w:right w:val="single" w:sz="4" w:space="0" w:color="BFBFBF"/>
            </w:tcBorders>
            <w:vAlign w:val="center"/>
          </w:tcPr>
          <w:p w14:paraId="3C546E3B" w14:textId="77777777" w:rsidR="00BB65B0" w:rsidRDefault="0095256A">
            <w:r>
              <w:rPr>
                <w:color w:val="262626"/>
                <w:sz w:val="19"/>
                <w:szCs w:val="19"/>
              </w:rPr>
              <w:t>$176</w:t>
            </w:r>
          </w:p>
        </w:tc>
      </w:tr>
      <w:tr w:rsidR="00BB65B0" w14:paraId="5FD079E5"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E438B2C" w14:textId="77777777" w:rsidR="00BB65B0" w:rsidRDefault="0095256A">
            <w:r>
              <w:rPr>
                <w:color w:val="262626"/>
                <w:sz w:val="19"/>
                <w:szCs w:val="19"/>
              </w:rPr>
              <w:t>Labor Subtotal</w:t>
            </w:r>
          </w:p>
        </w:tc>
        <w:tc>
          <w:tcPr>
            <w:tcW w:w="21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03EF745" w14:textId="77777777" w:rsidR="00BB65B0" w:rsidRDefault="00BB65B0"/>
        </w:tc>
        <w:tc>
          <w:tcPr>
            <w:tcW w:w="14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AA0D546" w14:textId="77777777" w:rsidR="00BB65B0" w:rsidRDefault="0095256A">
            <w:r>
              <w:rPr>
                <w:color w:val="262626"/>
                <w:sz w:val="19"/>
                <w:szCs w:val="19"/>
              </w:rPr>
              <w:t>15 person-weeks</w:t>
            </w:r>
          </w:p>
        </w:tc>
        <w:tc>
          <w:tcPr>
            <w:tcW w:w="14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722DC03" w14:textId="77777777" w:rsidR="00BB65B0" w:rsidRDefault="00BB65B0"/>
        </w:tc>
        <w:tc>
          <w:tcPr>
            <w:tcW w:w="1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F5F230C" w14:textId="77777777" w:rsidR="00BB65B0" w:rsidRDefault="0095256A">
            <w:r>
              <w:rPr>
                <w:color w:val="262626"/>
                <w:sz w:val="19"/>
                <w:szCs w:val="19"/>
              </w:rPr>
              <w:t>$1,834</w:t>
            </w:r>
          </w:p>
        </w:tc>
      </w:tr>
    </w:tbl>
    <w:p w14:paraId="5BE12DAA" w14:textId="77777777" w:rsidR="00BB65B0" w:rsidRDefault="0095256A">
      <w:pPr>
        <w:pStyle w:val="Heading2"/>
        <w:spacing w:before="300" w:after="150"/>
      </w:pPr>
      <w:bookmarkStart w:id="21" w:name="_Toc233845999"/>
      <w:r>
        <w:rPr>
          <w:b/>
          <w:bCs/>
          <w:color w:val="2E5395"/>
          <w:sz w:val="24"/>
          <w:szCs w:val="24"/>
        </w:rPr>
        <w:t>2.4.2 Infrastructure &amp; Systems</w:t>
      </w:r>
      <w:bookmarkEnd w:id="21"/>
    </w:p>
    <w:tbl>
      <w:tblPr>
        <w:tblW w:w="9400" w:type="dxa"/>
        <w:tblLayout w:type="fixed"/>
        <w:tblCellMar>
          <w:top w:w="80" w:type="dxa"/>
          <w:left w:w="100" w:type="dxa"/>
          <w:bottom w:w="80" w:type="dxa"/>
          <w:right w:w="100" w:type="dxa"/>
        </w:tblCellMar>
        <w:tblLook w:val="0000" w:firstRow="0" w:lastRow="0" w:firstColumn="0" w:lastColumn="0" w:noHBand="0" w:noVBand="0"/>
      </w:tblPr>
      <w:tblGrid>
        <w:gridCol w:w="2999"/>
        <w:gridCol w:w="4201"/>
        <w:gridCol w:w="2200"/>
      </w:tblGrid>
      <w:tr w:rsidR="00BB65B0" w14:paraId="325BCA63" w14:textId="77777777">
        <w:trPr>
          <w:tblHeader/>
        </w:trPr>
        <w:tc>
          <w:tcPr>
            <w:tcW w:w="29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8A1CD0A" w14:textId="77777777" w:rsidR="00BB65B0" w:rsidRDefault="0095256A">
            <w:r>
              <w:rPr>
                <w:b/>
                <w:bCs/>
                <w:color w:val="FFFFFF"/>
                <w:sz w:val="19"/>
                <w:szCs w:val="19"/>
              </w:rPr>
              <w:t>Item</w:t>
            </w:r>
          </w:p>
        </w:tc>
        <w:tc>
          <w:tcPr>
            <w:tcW w:w="42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243E342" w14:textId="77777777" w:rsidR="00BB65B0" w:rsidRDefault="0095256A">
            <w:r>
              <w:rPr>
                <w:b/>
                <w:bCs/>
                <w:color w:val="FFFFFF"/>
                <w:sz w:val="19"/>
                <w:szCs w:val="19"/>
              </w:rPr>
              <w:t>Notes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17220A9" w14:textId="77777777" w:rsidR="00BB65B0" w:rsidRDefault="0095256A">
            <w:r>
              <w:rPr>
                <w:b/>
                <w:bCs/>
                <w:color w:val="FFFFFF"/>
                <w:sz w:val="19"/>
                <w:szCs w:val="19"/>
              </w:rPr>
              <w:t>Est. Cost (USD)</w:t>
            </w:r>
          </w:p>
        </w:tc>
      </w:tr>
      <w:tr w:rsidR="00BB65B0" w14:paraId="167A08AA"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06700D63" w14:textId="77777777" w:rsidR="00BB65B0" w:rsidRDefault="0095256A">
            <w:r>
              <w:rPr>
                <w:color w:val="262626"/>
                <w:sz w:val="19"/>
                <w:szCs w:val="19"/>
              </w:rPr>
              <w:t>Hosting (Development, Staging &amp; Production)</w:t>
            </w:r>
          </w:p>
        </w:tc>
        <w:tc>
          <w:tcPr>
            <w:tcW w:w="4201" w:type="dxa"/>
            <w:tcBorders>
              <w:top w:val="single" w:sz="4" w:space="0" w:color="BFBFBF"/>
              <w:left w:val="single" w:sz="4" w:space="0" w:color="BFBFBF"/>
              <w:bottom w:val="single" w:sz="4" w:space="0" w:color="BFBFBF"/>
              <w:right w:val="single" w:sz="4" w:space="0" w:color="BFBFBF"/>
            </w:tcBorders>
            <w:vAlign w:val="center"/>
          </w:tcPr>
          <w:p w14:paraId="13BE4524" w14:textId="77777777" w:rsidR="00BB65B0" w:rsidRDefault="0095256A">
            <w:r>
              <w:rPr>
                <w:color w:val="262626"/>
                <w:sz w:val="19"/>
                <w:szCs w:val="19"/>
              </w:rPr>
              <w:t>Cloud hosting &amp; MS SQL Server</w:t>
            </w:r>
          </w:p>
        </w:tc>
        <w:tc>
          <w:tcPr>
            <w:tcW w:w="2200" w:type="dxa"/>
            <w:tcBorders>
              <w:top w:val="single" w:sz="4" w:space="0" w:color="BFBFBF"/>
              <w:left w:val="single" w:sz="4" w:space="0" w:color="BFBFBF"/>
              <w:bottom w:val="single" w:sz="4" w:space="0" w:color="BFBFBF"/>
              <w:right w:val="single" w:sz="4" w:space="0" w:color="BFBFBF"/>
            </w:tcBorders>
            <w:vAlign w:val="center"/>
          </w:tcPr>
          <w:p w14:paraId="056F3612" w14:textId="77777777" w:rsidR="00BB65B0" w:rsidRDefault="0095256A">
            <w:r>
              <w:rPr>
                <w:color w:val="262626"/>
                <w:sz w:val="19"/>
                <w:szCs w:val="19"/>
              </w:rPr>
              <w:t>$377</w:t>
            </w:r>
          </w:p>
        </w:tc>
      </w:tr>
      <w:tr w:rsidR="00BB65B0" w14:paraId="0F035AD8"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2AB171B" w14:textId="77777777" w:rsidR="00BB65B0" w:rsidRDefault="0095256A">
            <w:r>
              <w:rPr>
                <w:color w:val="262626"/>
                <w:sz w:val="19"/>
                <w:szCs w:val="19"/>
              </w:rPr>
              <w:lastRenderedPageBreak/>
              <w:t>D365FO Integration</w:t>
            </w:r>
          </w:p>
        </w:tc>
        <w:tc>
          <w:tcPr>
            <w:tcW w:w="4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8A24D3C" w14:textId="77777777" w:rsidR="00BB65B0" w:rsidRDefault="0095256A">
            <w:r>
              <w:rPr>
                <w:color w:val="262626"/>
                <w:sz w:val="19"/>
                <w:szCs w:val="19"/>
              </w:rPr>
              <w:t>Internal API configuration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579DC3F" w14:textId="77777777" w:rsidR="00BB65B0" w:rsidRDefault="0095256A">
            <w:r>
              <w:rPr>
                <w:color w:val="262626"/>
                <w:sz w:val="19"/>
                <w:szCs w:val="19"/>
              </w:rPr>
              <w:t>$126</w:t>
            </w:r>
          </w:p>
        </w:tc>
      </w:tr>
      <w:tr w:rsidR="00BB65B0" w14:paraId="4C0E5268"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0EC0D0E9" w14:textId="77777777" w:rsidR="00BB65B0" w:rsidRDefault="0095256A">
            <w:r>
              <w:rPr>
                <w:color w:val="262626"/>
                <w:sz w:val="19"/>
                <w:szCs w:val="19"/>
              </w:rPr>
              <w:t>CUAS Integration</w:t>
            </w:r>
          </w:p>
        </w:tc>
        <w:tc>
          <w:tcPr>
            <w:tcW w:w="4201" w:type="dxa"/>
            <w:tcBorders>
              <w:top w:val="single" w:sz="4" w:space="0" w:color="BFBFBF"/>
              <w:left w:val="single" w:sz="4" w:space="0" w:color="BFBFBF"/>
              <w:bottom w:val="single" w:sz="4" w:space="0" w:color="BFBFBF"/>
              <w:right w:val="single" w:sz="4" w:space="0" w:color="BFBFBF"/>
            </w:tcBorders>
            <w:vAlign w:val="center"/>
          </w:tcPr>
          <w:p w14:paraId="161B3637" w14:textId="77777777" w:rsidR="00BB65B0" w:rsidRDefault="0095256A">
            <w:r>
              <w:rPr>
                <w:color w:val="262626"/>
                <w:sz w:val="19"/>
                <w:szCs w:val="19"/>
              </w:rPr>
              <w:t>Authentication integration</w:t>
            </w:r>
          </w:p>
        </w:tc>
        <w:tc>
          <w:tcPr>
            <w:tcW w:w="2200" w:type="dxa"/>
            <w:tcBorders>
              <w:top w:val="single" w:sz="4" w:space="0" w:color="BFBFBF"/>
              <w:left w:val="single" w:sz="4" w:space="0" w:color="BFBFBF"/>
              <w:bottom w:val="single" w:sz="4" w:space="0" w:color="BFBFBF"/>
              <w:right w:val="single" w:sz="4" w:space="0" w:color="BFBFBF"/>
            </w:tcBorders>
            <w:vAlign w:val="center"/>
          </w:tcPr>
          <w:p w14:paraId="2CFB9EF8" w14:textId="77777777" w:rsidR="00BB65B0" w:rsidRDefault="0095256A">
            <w:r>
              <w:rPr>
                <w:color w:val="262626"/>
                <w:sz w:val="19"/>
                <w:szCs w:val="19"/>
              </w:rPr>
              <w:t>$94</w:t>
            </w:r>
          </w:p>
        </w:tc>
      </w:tr>
      <w:tr w:rsidR="00BB65B0" w14:paraId="00CFC9F5"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C7C301A" w14:textId="77777777" w:rsidR="00BB65B0" w:rsidRDefault="0095256A">
            <w:r>
              <w:rPr>
                <w:color w:val="262626"/>
                <w:sz w:val="19"/>
                <w:szCs w:val="19"/>
              </w:rPr>
              <w:t>CNS Integration</w:t>
            </w:r>
          </w:p>
        </w:tc>
        <w:tc>
          <w:tcPr>
            <w:tcW w:w="4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34E4ADC" w14:textId="77777777" w:rsidR="00BB65B0" w:rsidRDefault="0095256A">
            <w:r>
              <w:rPr>
                <w:color w:val="262626"/>
                <w:sz w:val="19"/>
                <w:szCs w:val="19"/>
              </w:rPr>
              <w:t>Email, SMS &amp; WhatsApp configuration</w:t>
            </w:r>
          </w:p>
        </w:tc>
        <w:tc>
          <w:tcPr>
            <w:tcW w:w="2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D9AA59A" w14:textId="77777777" w:rsidR="00BB65B0" w:rsidRDefault="0095256A">
            <w:r>
              <w:rPr>
                <w:color w:val="262626"/>
                <w:sz w:val="19"/>
                <w:szCs w:val="19"/>
              </w:rPr>
              <w:t>$157</w:t>
            </w:r>
          </w:p>
        </w:tc>
      </w:tr>
      <w:tr w:rsidR="00BB65B0" w14:paraId="5159FB6D"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3E837AA5" w14:textId="77777777" w:rsidR="00BB65B0" w:rsidRDefault="0095256A">
            <w:r>
              <w:rPr>
                <w:color w:val="262626"/>
                <w:sz w:val="19"/>
                <w:szCs w:val="19"/>
              </w:rPr>
              <w:t>Power BI Configuration</w:t>
            </w:r>
          </w:p>
        </w:tc>
        <w:tc>
          <w:tcPr>
            <w:tcW w:w="4201" w:type="dxa"/>
            <w:tcBorders>
              <w:top w:val="single" w:sz="4" w:space="0" w:color="BFBFBF"/>
              <w:left w:val="single" w:sz="4" w:space="0" w:color="BFBFBF"/>
              <w:bottom w:val="single" w:sz="4" w:space="0" w:color="BFBFBF"/>
              <w:right w:val="single" w:sz="4" w:space="0" w:color="BFBFBF"/>
            </w:tcBorders>
            <w:vAlign w:val="center"/>
          </w:tcPr>
          <w:p w14:paraId="5504E016" w14:textId="77777777" w:rsidR="00BB65B0" w:rsidRDefault="0095256A">
            <w:r>
              <w:rPr>
                <w:color w:val="262626"/>
                <w:sz w:val="19"/>
                <w:szCs w:val="19"/>
              </w:rPr>
              <w:t>Dashboard configuration</w:t>
            </w:r>
          </w:p>
        </w:tc>
        <w:tc>
          <w:tcPr>
            <w:tcW w:w="2200" w:type="dxa"/>
            <w:tcBorders>
              <w:top w:val="single" w:sz="4" w:space="0" w:color="BFBFBF"/>
              <w:left w:val="single" w:sz="4" w:space="0" w:color="BFBFBF"/>
              <w:bottom w:val="single" w:sz="4" w:space="0" w:color="BFBFBF"/>
              <w:right w:val="single" w:sz="4" w:space="0" w:color="BFBFBF"/>
            </w:tcBorders>
            <w:vAlign w:val="center"/>
          </w:tcPr>
          <w:p w14:paraId="3715909F" w14:textId="77777777" w:rsidR="00BB65B0" w:rsidRDefault="0095256A">
            <w:r>
              <w:rPr>
                <w:color w:val="262626"/>
                <w:sz w:val="19"/>
                <w:szCs w:val="19"/>
              </w:rPr>
              <w:t>$94</w:t>
            </w:r>
          </w:p>
        </w:tc>
      </w:tr>
      <w:tr w:rsidR="00BB65B0" w14:paraId="6FDCE9B9"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040F725F" w14:textId="77777777" w:rsidR="00BB65B0" w:rsidRDefault="0095256A">
            <w:r>
              <w:rPr>
                <w:color w:val="262626"/>
                <w:sz w:val="19"/>
                <w:szCs w:val="19"/>
              </w:rPr>
              <w:t>Domain, SSL &amp; Development Tools</w:t>
            </w:r>
          </w:p>
        </w:tc>
        <w:tc>
          <w:tcPr>
            <w:tcW w:w="4201" w:type="dxa"/>
            <w:tcBorders>
              <w:top w:val="single" w:sz="4" w:space="0" w:color="BFBFBF"/>
              <w:left w:val="single" w:sz="4" w:space="0" w:color="BFBFBF"/>
              <w:bottom w:val="single" w:sz="4" w:space="0" w:color="BFBFBF"/>
              <w:right w:val="single" w:sz="4" w:space="0" w:color="BFBFBF"/>
            </w:tcBorders>
            <w:vAlign w:val="center"/>
          </w:tcPr>
          <w:p w14:paraId="5FA35DF5" w14:textId="77777777" w:rsidR="00BB65B0" w:rsidRDefault="0095256A">
            <w:r>
              <w:rPr>
                <w:color w:val="262626"/>
                <w:sz w:val="19"/>
                <w:szCs w:val="19"/>
              </w:rPr>
              <w:t>SSL, domains, miscellaneous tools</w:t>
            </w:r>
          </w:p>
        </w:tc>
        <w:tc>
          <w:tcPr>
            <w:tcW w:w="2200" w:type="dxa"/>
            <w:tcBorders>
              <w:top w:val="single" w:sz="4" w:space="0" w:color="BFBFBF"/>
              <w:left w:val="single" w:sz="4" w:space="0" w:color="BFBFBF"/>
              <w:bottom w:val="single" w:sz="4" w:space="0" w:color="BFBFBF"/>
              <w:right w:val="single" w:sz="4" w:space="0" w:color="BFBFBF"/>
            </w:tcBorders>
            <w:vAlign w:val="center"/>
          </w:tcPr>
          <w:p w14:paraId="195869BB" w14:textId="77777777" w:rsidR="00BB65B0" w:rsidRDefault="0095256A">
            <w:r>
              <w:rPr>
                <w:color w:val="262626"/>
                <w:sz w:val="19"/>
                <w:szCs w:val="19"/>
              </w:rPr>
              <w:t>$94</w:t>
            </w:r>
          </w:p>
        </w:tc>
      </w:tr>
      <w:tr w:rsidR="00BB65B0" w14:paraId="01E79409" w14:textId="77777777">
        <w:tc>
          <w:tcPr>
            <w:tcW w:w="29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8FF404B" w14:textId="77777777" w:rsidR="00BB65B0" w:rsidRDefault="0095256A">
            <w:r>
              <w:rPr>
                <w:color w:val="262626"/>
                <w:sz w:val="19"/>
                <w:szCs w:val="19"/>
              </w:rPr>
              <w:t>Infrastructure Subtotal</w:t>
            </w:r>
          </w:p>
        </w:tc>
        <w:tc>
          <w:tcPr>
            <w:tcW w:w="4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35227E1" w14:textId="77777777" w:rsidR="00BB65B0" w:rsidRDefault="00BB65B0"/>
        </w:tc>
        <w:tc>
          <w:tcPr>
            <w:tcW w:w="2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1D0CA24" w14:textId="77777777" w:rsidR="00BB65B0" w:rsidRDefault="0095256A">
            <w:r>
              <w:rPr>
                <w:color w:val="262626"/>
                <w:sz w:val="19"/>
                <w:szCs w:val="19"/>
              </w:rPr>
              <w:t>$942</w:t>
            </w:r>
          </w:p>
        </w:tc>
      </w:tr>
    </w:tbl>
    <w:p w14:paraId="2C26BF4A" w14:textId="77777777" w:rsidR="00BB65B0" w:rsidRDefault="0095256A">
      <w:pPr>
        <w:pStyle w:val="Heading2"/>
        <w:spacing w:before="300" w:after="150"/>
      </w:pPr>
      <w:bookmarkStart w:id="22" w:name="_Toc233846000"/>
      <w:r>
        <w:rPr>
          <w:b/>
          <w:bCs/>
          <w:color w:val="2E5395"/>
          <w:sz w:val="24"/>
          <w:szCs w:val="24"/>
        </w:rPr>
        <w:t>2.4.3 Contingency</w:t>
      </w:r>
      <w:bookmarkEnd w:id="22"/>
    </w:p>
    <w:tbl>
      <w:tblPr>
        <w:tblW w:w="9400" w:type="dxa"/>
        <w:tblLayout w:type="fixed"/>
        <w:tblCellMar>
          <w:top w:w="80" w:type="dxa"/>
          <w:left w:w="100" w:type="dxa"/>
          <w:bottom w:w="80" w:type="dxa"/>
          <w:right w:w="100" w:type="dxa"/>
        </w:tblCellMar>
        <w:tblLook w:val="0000" w:firstRow="0" w:lastRow="0" w:firstColumn="0" w:lastColumn="0" w:noHBand="0" w:noVBand="0"/>
      </w:tblPr>
      <w:tblGrid>
        <w:gridCol w:w="2999"/>
        <w:gridCol w:w="4201"/>
        <w:gridCol w:w="2200"/>
      </w:tblGrid>
      <w:tr w:rsidR="00BB65B0" w14:paraId="5F6E8B16" w14:textId="77777777">
        <w:trPr>
          <w:tblHeader/>
        </w:trPr>
        <w:tc>
          <w:tcPr>
            <w:tcW w:w="29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5853F31" w14:textId="77777777" w:rsidR="00BB65B0" w:rsidRDefault="0095256A">
            <w:r>
              <w:rPr>
                <w:b/>
                <w:bCs/>
                <w:color w:val="FFFFFF"/>
                <w:sz w:val="19"/>
                <w:szCs w:val="19"/>
              </w:rPr>
              <w:t>Item</w:t>
            </w:r>
          </w:p>
        </w:tc>
        <w:tc>
          <w:tcPr>
            <w:tcW w:w="42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3D62C51" w14:textId="77777777" w:rsidR="00BB65B0" w:rsidRDefault="0095256A">
            <w:r>
              <w:rPr>
                <w:b/>
                <w:bCs/>
                <w:color w:val="FFFFFF"/>
                <w:sz w:val="19"/>
                <w:szCs w:val="19"/>
              </w:rPr>
              <w:t>Basis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A6F0063" w14:textId="77777777" w:rsidR="00BB65B0" w:rsidRDefault="0095256A">
            <w:r>
              <w:rPr>
                <w:b/>
                <w:bCs/>
                <w:color w:val="FFFFFF"/>
                <w:sz w:val="19"/>
                <w:szCs w:val="19"/>
              </w:rPr>
              <w:t>Est. Cost (USD)</w:t>
            </w:r>
          </w:p>
        </w:tc>
      </w:tr>
      <w:tr w:rsidR="00BB65B0" w14:paraId="13517D13" w14:textId="77777777">
        <w:tc>
          <w:tcPr>
            <w:tcW w:w="2999" w:type="dxa"/>
            <w:tcBorders>
              <w:top w:val="single" w:sz="4" w:space="0" w:color="BFBFBF"/>
              <w:left w:val="single" w:sz="4" w:space="0" w:color="BFBFBF"/>
              <w:bottom w:val="single" w:sz="4" w:space="0" w:color="BFBFBF"/>
              <w:right w:val="single" w:sz="4" w:space="0" w:color="BFBFBF"/>
            </w:tcBorders>
            <w:vAlign w:val="center"/>
          </w:tcPr>
          <w:p w14:paraId="2EDAC2E1" w14:textId="77777777" w:rsidR="00BB65B0" w:rsidRDefault="0095256A">
            <w:r>
              <w:rPr>
                <w:color w:val="262626"/>
                <w:sz w:val="19"/>
                <w:szCs w:val="19"/>
              </w:rPr>
              <w:t>Contingency Reserve</w:t>
            </w:r>
          </w:p>
        </w:tc>
        <w:tc>
          <w:tcPr>
            <w:tcW w:w="4201" w:type="dxa"/>
            <w:tcBorders>
              <w:top w:val="single" w:sz="4" w:space="0" w:color="BFBFBF"/>
              <w:left w:val="single" w:sz="4" w:space="0" w:color="BFBFBF"/>
              <w:bottom w:val="single" w:sz="4" w:space="0" w:color="BFBFBF"/>
              <w:right w:val="single" w:sz="4" w:space="0" w:color="BFBFBF"/>
            </w:tcBorders>
            <w:vAlign w:val="center"/>
          </w:tcPr>
          <w:p w14:paraId="1972FD32" w14:textId="77777777" w:rsidR="00BB65B0" w:rsidRDefault="0095256A">
            <w:r>
              <w:rPr>
                <w:color w:val="262626"/>
                <w:sz w:val="19"/>
                <w:szCs w:val="19"/>
              </w:rPr>
              <w:t>10% of Labor + Infrastructure</w:t>
            </w:r>
          </w:p>
        </w:tc>
        <w:tc>
          <w:tcPr>
            <w:tcW w:w="2200" w:type="dxa"/>
            <w:tcBorders>
              <w:top w:val="single" w:sz="4" w:space="0" w:color="BFBFBF"/>
              <w:left w:val="single" w:sz="4" w:space="0" w:color="BFBFBF"/>
              <w:bottom w:val="single" w:sz="4" w:space="0" w:color="BFBFBF"/>
              <w:right w:val="single" w:sz="4" w:space="0" w:color="BFBFBF"/>
            </w:tcBorders>
            <w:vAlign w:val="center"/>
          </w:tcPr>
          <w:p w14:paraId="6B681744" w14:textId="77777777" w:rsidR="00BB65B0" w:rsidRDefault="0095256A">
            <w:r>
              <w:rPr>
                <w:color w:val="262626"/>
                <w:sz w:val="19"/>
                <w:szCs w:val="19"/>
              </w:rPr>
              <w:t>$278</w:t>
            </w:r>
          </w:p>
        </w:tc>
      </w:tr>
    </w:tbl>
    <w:p w14:paraId="3837EEA3" w14:textId="77777777" w:rsidR="00BB65B0" w:rsidRDefault="0095256A">
      <w:pPr>
        <w:pStyle w:val="Heading2"/>
        <w:spacing w:before="300" w:after="150"/>
      </w:pPr>
      <w:bookmarkStart w:id="23" w:name="_Toc233846001"/>
      <w:r>
        <w:rPr>
          <w:b/>
          <w:bCs/>
          <w:color w:val="2E5395"/>
          <w:sz w:val="24"/>
          <w:szCs w:val="24"/>
        </w:rPr>
        <w:t>2.4.4 Total Estimated Budget</w:t>
      </w:r>
      <w:bookmarkEnd w:id="23"/>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5701"/>
        <w:gridCol w:w="3799"/>
      </w:tblGrid>
      <w:tr w:rsidR="00BB65B0" w14:paraId="49179C3F" w14:textId="77777777">
        <w:trPr>
          <w:tblHeader/>
        </w:trPr>
        <w:tc>
          <w:tcPr>
            <w:tcW w:w="57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4CAA78C" w14:textId="77777777" w:rsidR="00BB65B0" w:rsidRDefault="0095256A">
            <w:r>
              <w:rPr>
                <w:b/>
                <w:bCs/>
                <w:color w:val="FFFFFF"/>
                <w:sz w:val="19"/>
                <w:szCs w:val="19"/>
              </w:rPr>
              <w:t>Category</w:t>
            </w:r>
          </w:p>
        </w:tc>
        <w:tc>
          <w:tcPr>
            <w:tcW w:w="37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D8A98DF" w14:textId="77777777" w:rsidR="00BB65B0" w:rsidRDefault="0095256A">
            <w:r>
              <w:rPr>
                <w:b/>
                <w:bCs/>
                <w:color w:val="FFFFFF"/>
                <w:sz w:val="19"/>
                <w:szCs w:val="19"/>
              </w:rPr>
              <w:t>Est. Cost (USD)</w:t>
            </w:r>
          </w:p>
        </w:tc>
      </w:tr>
      <w:tr w:rsidR="00BB65B0" w14:paraId="7F4F1498" w14:textId="77777777">
        <w:tc>
          <w:tcPr>
            <w:tcW w:w="5700" w:type="dxa"/>
            <w:tcBorders>
              <w:top w:val="single" w:sz="4" w:space="0" w:color="BFBFBF"/>
              <w:left w:val="single" w:sz="4" w:space="0" w:color="BFBFBF"/>
              <w:bottom w:val="single" w:sz="4" w:space="0" w:color="BFBFBF"/>
              <w:right w:val="single" w:sz="4" w:space="0" w:color="BFBFBF"/>
            </w:tcBorders>
            <w:vAlign w:val="center"/>
          </w:tcPr>
          <w:p w14:paraId="29D1F2D5" w14:textId="77777777" w:rsidR="00BB65B0" w:rsidRDefault="0095256A">
            <w:r>
              <w:rPr>
                <w:color w:val="262626"/>
                <w:sz w:val="19"/>
                <w:szCs w:val="19"/>
              </w:rPr>
              <w:t>Labor Subtotal</w:t>
            </w:r>
          </w:p>
        </w:tc>
        <w:tc>
          <w:tcPr>
            <w:tcW w:w="3799" w:type="dxa"/>
            <w:tcBorders>
              <w:top w:val="single" w:sz="4" w:space="0" w:color="BFBFBF"/>
              <w:left w:val="single" w:sz="4" w:space="0" w:color="BFBFBF"/>
              <w:bottom w:val="single" w:sz="4" w:space="0" w:color="BFBFBF"/>
              <w:right w:val="single" w:sz="4" w:space="0" w:color="BFBFBF"/>
            </w:tcBorders>
            <w:vAlign w:val="center"/>
          </w:tcPr>
          <w:p w14:paraId="765D95F7" w14:textId="77777777" w:rsidR="00BB65B0" w:rsidRDefault="0095256A">
            <w:r>
              <w:rPr>
                <w:color w:val="262626"/>
                <w:sz w:val="19"/>
                <w:szCs w:val="19"/>
              </w:rPr>
              <w:t>$1,834</w:t>
            </w:r>
          </w:p>
        </w:tc>
      </w:tr>
      <w:tr w:rsidR="00BB65B0" w14:paraId="6BDDA9D3" w14:textId="77777777">
        <w:tc>
          <w:tcPr>
            <w:tcW w:w="57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7D612C4" w14:textId="77777777" w:rsidR="00BB65B0" w:rsidRDefault="0095256A">
            <w:r>
              <w:rPr>
                <w:color w:val="262626"/>
                <w:sz w:val="19"/>
                <w:szCs w:val="19"/>
              </w:rPr>
              <w:t>Infrastructure Subtotal</w:t>
            </w:r>
          </w:p>
        </w:tc>
        <w:tc>
          <w:tcPr>
            <w:tcW w:w="37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A9AB350" w14:textId="77777777" w:rsidR="00BB65B0" w:rsidRDefault="0095256A">
            <w:r>
              <w:rPr>
                <w:color w:val="262626"/>
                <w:sz w:val="19"/>
                <w:szCs w:val="19"/>
              </w:rPr>
              <w:t>$942</w:t>
            </w:r>
          </w:p>
        </w:tc>
      </w:tr>
      <w:tr w:rsidR="00BB65B0" w14:paraId="0C192C10" w14:textId="77777777">
        <w:tc>
          <w:tcPr>
            <w:tcW w:w="5700" w:type="dxa"/>
            <w:tcBorders>
              <w:top w:val="single" w:sz="4" w:space="0" w:color="BFBFBF"/>
              <w:left w:val="single" w:sz="4" w:space="0" w:color="BFBFBF"/>
              <w:bottom w:val="single" w:sz="4" w:space="0" w:color="BFBFBF"/>
              <w:right w:val="single" w:sz="4" w:space="0" w:color="BFBFBF"/>
            </w:tcBorders>
            <w:vAlign w:val="center"/>
          </w:tcPr>
          <w:p w14:paraId="31C8F279" w14:textId="77777777" w:rsidR="00BB65B0" w:rsidRDefault="0095256A">
            <w:r>
              <w:rPr>
                <w:color w:val="262626"/>
                <w:sz w:val="19"/>
                <w:szCs w:val="19"/>
              </w:rPr>
              <w:t>Contingency (10%)</w:t>
            </w:r>
          </w:p>
        </w:tc>
        <w:tc>
          <w:tcPr>
            <w:tcW w:w="3799" w:type="dxa"/>
            <w:tcBorders>
              <w:top w:val="single" w:sz="4" w:space="0" w:color="BFBFBF"/>
              <w:left w:val="single" w:sz="4" w:space="0" w:color="BFBFBF"/>
              <w:bottom w:val="single" w:sz="4" w:space="0" w:color="BFBFBF"/>
              <w:right w:val="single" w:sz="4" w:space="0" w:color="BFBFBF"/>
            </w:tcBorders>
            <w:vAlign w:val="center"/>
          </w:tcPr>
          <w:p w14:paraId="050AD850" w14:textId="77777777" w:rsidR="00BB65B0" w:rsidRDefault="0095256A">
            <w:r>
              <w:rPr>
                <w:color w:val="262626"/>
                <w:sz w:val="19"/>
                <w:szCs w:val="19"/>
              </w:rPr>
              <w:t>$278</w:t>
            </w:r>
          </w:p>
        </w:tc>
      </w:tr>
      <w:tr w:rsidR="00BB65B0" w14:paraId="37178FD4" w14:textId="77777777">
        <w:tc>
          <w:tcPr>
            <w:tcW w:w="57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CBC21BA" w14:textId="77777777" w:rsidR="00BB65B0" w:rsidRDefault="0095256A">
            <w:r>
              <w:rPr>
                <w:color w:val="262626"/>
                <w:sz w:val="19"/>
                <w:szCs w:val="19"/>
              </w:rPr>
              <w:t>Total Estimated Budget</w:t>
            </w:r>
          </w:p>
        </w:tc>
        <w:tc>
          <w:tcPr>
            <w:tcW w:w="37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866B417" w14:textId="77777777" w:rsidR="00BB65B0" w:rsidRDefault="0095256A">
            <w:r>
              <w:rPr>
                <w:color w:val="262626"/>
                <w:sz w:val="19"/>
                <w:szCs w:val="19"/>
              </w:rPr>
              <w:t>$3,054</w:t>
            </w:r>
          </w:p>
        </w:tc>
      </w:tr>
    </w:tbl>
    <w:p w14:paraId="1DF577B5" w14:textId="77777777" w:rsidR="00BB65B0" w:rsidRDefault="0095256A">
      <w:pPr>
        <w:pStyle w:val="Heading2"/>
        <w:spacing w:before="300" w:after="150"/>
      </w:pPr>
      <w:bookmarkStart w:id="24" w:name="_Toc233846002"/>
      <w:r>
        <w:rPr>
          <w:b/>
          <w:bCs/>
          <w:color w:val="2E5395"/>
          <w:sz w:val="24"/>
          <w:szCs w:val="24"/>
        </w:rPr>
        <w:t>2.5 Risk of Not Proceeding</w:t>
      </w:r>
      <w:bookmarkEnd w:id="24"/>
    </w:p>
    <w:p w14:paraId="6CFE1D5D" w14:textId="77777777" w:rsidR="00BB65B0" w:rsidRDefault="0095256A">
      <w:pPr>
        <w:spacing w:after="160" w:line="276" w:lineRule="auto"/>
      </w:pPr>
      <w:r>
        <w:rPr>
          <w:color w:val="262626"/>
        </w:rPr>
        <w:t>Without the MIS, Marketing continues to rely on manual, fragmented data, which slows down pricing and competitor response.</w:t>
      </w:r>
    </w:p>
    <w:p w14:paraId="6BB964FB" w14:textId="77777777" w:rsidR="00BB65B0" w:rsidRDefault="0095256A">
      <w:r>
        <w:br w:type="page"/>
      </w:r>
    </w:p>
    <w:p w14:paraId="4263D61D" w14:textId="77777777" w:rsidR="00BB65B0" w:rsidRDefault="0095256A">
      <w:pPr>
        <w:pStyle w:val="Heading1"/>
        <w:pBdr>
          <w:bottom w:val="single" w:sz="6" w:space="4" w:color="1F3864"/>
        </w:pBdr>
        <w:spacing w:after="200"/>
      </w:pPr>
      <w:bookmarkStart w:id="25" w:name="_Toc233846003"/>
      <w:r>
        <w:rPr>
          <w:b/>
          <w:bCs/>
          <w:color w:val="1F3864"/>
          <w:sz w:val="30"/>
          <w:szCs w:val="30"/>
        </w:rPr>
        <w:lastRenderedPageBreak/>
        <w:t>3. Scope Definition</w:t>
      </w:r>
      <w:bookmarkEnd w:id="25"/>
    </w:p>
    <w:p w14:paraId="0B19E3CA" w14:textId="77777777" w:rsidR="00BB65B0" w:rsidRDefault="0095256A">
      <w:pPr>
        <w:pStyle w:val="Heading2"/>
        <w:spacing w:before="300" w:after="150"/>
      </w:pPr>
      <w:bookmarkStart w:id="26" w:name="_Toc233846004"/>
      <w:r>
        <w:rPr>
          <w:b/>
          <w:bCs/>
          <w:color w:val="2E5395"/>
          <w:sz w:val="24"/>
          <w:szCs w:val="24"/>
        </w:rPr>
        <w:t>3.1 In-Scope</w:t>
      </w:r>
      <w:bookmarkEnd w:id="26"/>
    </w:p>
    <w:p w14:paraId="7B447A45" w14:textId="77777777" w:rsidR="00BB65B0" w:rsidRDefault="0095256A">
      <w:pPr>
        <w:pStyle w:val="ListParagraph"/>
        <w:numPr>
          <w:ilvl w:val="0"/>
          <w:numId w:val="1"/>
        </w:numPr>
        <w:spacing w:after="80"/>
      </w:pPr>
      <w:r>
        <w:rPr>
          <w:color w:val="262626"/>
        </w:rPr>
        <w:t>Web-based data entry: market visit reports, interviews, structured surveys.</w:t>
      </w:r>
    </w:p>
    <w:p w14:paraId="0D13AA9F" w14:textId="77777777" w:rsidR="00BB65B0" w:rsidRDefault="0095256A">
      <w:pPr>
        <w:pStyle w:val="ListParagraph"/>
        <w:numPr>
          <w:ilvl w:val="0"/>
          <w:numId w:val="1"/>
        </w:numPr>
        <w:spacing w:after="80"/>
      </w:pPr>
      <w:r>
        <w:rPr>
          <w:color w:val="262626"/>
        </w:rPr>
        <w:t>Competitor pricing capture and comparison.</w:t>
      </w:r>
    </w:p>
    <w:p w14:paraId="46854B7C" w14:textId="77777777" w:rsidR="00BB65B0" w:rsidRDefault="0095256A">
      <w:pPr>
        <w:pStyle w:val="ListParagraph"/>
        <w:numPr>
          <w:ilvl w:val="0"/>
          <w:numId w:val="1"/>
        </w:numPr>
        <w:spacing w:after="80"/>
      </w:pPr>
      <w:r>
        <w:rPr>
          <w:color w:val="262626"/>
        </w:rPr>
        <w:t>D365FO integration for customer, product, and sales data.</w:t>
      </w:r>
    </w:p>
    <w:p w14:paraId="02ADB6F5" w14:textId="77777777" w:rsidR="00BB65B0" w:rsidRDefault="0095256A">
      <w:pPr>
        <w:pStyle w:val="ListParagraph"/>
        <w:numPr>
          <w:ilvl w:val="0"/>
          <w:numId w:val="1"/>
        </w:numPr>
        <w:spacing w:after="80"/>
      </w:pPr>
      <w:r>
        <w:rPr>
          <w:color w:val="262626"/>
        </w:rPr>
        <w:t>CUAS integration for login and role-based access (no separate access system built).</w:t>
      </w:r>
    </w:p>
    <w:p w14:paraId="5D507F7D" w14:textId="77777777" w:rsidR="00BB65B0" w:rsidRDefault="0095256A">
      <w:pPr>
        <w:pStyle w:val="ListParagraph"/>
        <w:numPr>
          <w:ilvl w:val="0"/>
          <w:numId w:val="1"/>
        </w:numPr>
        <w:spacing w:after="80"/>
      </w:pPr>
      <w:r>
        <w:rPr>
          <w:color w:val="262626"/>
        </w:rPr>
        <w:t>CNS integration for email, SMS, and WhatsApp notifications.</w:t>
      </w:r>
    </w:p>
    <w:p w14:paraId="7437B7E0" w14:textId="77777777" w:rsidR="00BB65B0" w:rsidRDefault="0095256A">
      <w:pPr>
        <w:pStyle w:val="ListParagraph"/>
        <w:numPr>
          <w:ilvl w:val="0"/>
          <w:numId w:val="1"/>
        </w:numPr>
        <w:spacing w:after="80"/>
      </w:pPr>
      <w:r>
        <w:rPr>
          <w:color w:val="262626"/>
        </w:rPr>
        <w:t>Power BI dashboards with basic scheduled reports.</w:t>
      </w:r>
    </w:p>
    <w:p w14:paraId="1895F893" w14:textId="77777777" w:rsidR="00BB65B0" w:rsidRDefault="0095256A">
      <w:pPr>
        <w:pStyle w:val="Heading2"/>
        <w:spacing w:before="300" w:after="150"/>
      </w:pPr>
      <w:bookmarkStart w:id="27" w:name="_Toc233846005"/>
      <w:r>
        <w:rPr>
          <w:b/>
          <w:bCs/>
          <w:color w:val="2E5395"/>
          <w:sz w:val="24"/>
          <w:szCs w:val="24"/>
        </w:rPr>
        <w:t>3.2 Out-of-Scope (This Release)</w:t>
      </w:r>
      <w:bookmarkEnd w:id="27"/>
    </w:p>
    <w:p w14:paraId="4C6DDDF8" w14:textId="77777777" w:rsidR="00BB65B0" w:rsidRDefault="0095256A">
      <w:pPr>
        <w:pStyle w:val="ListParagraph"/>
        <w:numPr>
          <w:ilvl w:val="0"/>
          <w:numId w:val="1"/>
        </w:numPr>
        <w:spacing w:after="80"/>
      </w:pPr>
      <w:r>
        <w:rPr>
          <w:color w:val="262626"/>
        </w:rPr>
        <w:t>React Native mobile app (Future Phase).</w:t>
      </w:r>
    </w:p>
    <w:p w14:paraId="2DE94045" w14:textId="77777777" w:rsidR="00BB65B0" w:rsidRDefault="0095256A">
      <w:pPr>
        <w:pStyle w:val="ListParagraph"/>
        <w:numPr>
          <w:ilvl w:val="0"/>
          <w:numId w:val="1"/>
        </w:numPr>
        <w:spacing w:after="80"/>
      </w:pPr>
      <w:r>
        <w:rPr>
          <w:color w:val="262626"/>
        </w:rPr>
        <w:t>Offline data collection (Future Phase).</w:t>
      </w:r>
    </w:p>
    <w:p w14:paraId="6853745A" w14:textId="77777777" w:rsidR="00BB65B0" w:rsidRDefault="0095256A">
      <w:pPr>
        <w:pStyle w:val="ListParagraph"/>
        <w:numPr>
          <w:ilvl w:val="0"/>
          <w:numId w:val="1"/>
        </w:numPr>
        <w:spacing w:after="80"/>
      </w:pPr>
      <w:r>
        <w:rPr>
          <w:color w:val="262626"/>
        </w:rPr>
        <w:t>Photo/video capture (Future Phase).</w:t>
      </w:r>
    </w:p>
    <w:p w14:paraId="64A38001" w14:textId="77777777" w:rsidR="00BB65B0" w:rsidRDefault="0095256A">
      <w:pPr>
        <w:pStyle w:val="ListParagraph"/>
        <w:numPr>
          <w:ilvl w:val="0"/>
          <w:numId w:val="1"/>
        </w:numPr>
        <w:spacing w:after="80"/>
      </w:pPr>
      <w:r>
        <w:rPr>
          <w:color w:val="262626"/>
        </w:rPr>
        <w:t>GPS/location tracking (Future Phase).</w:t>
      </w:r>
    </w:p>
    <w:p w14:paraId="6F7281FF" w14:textId="77777777" w:rsidR="00BB65B0" w:rsidRDefault="0095256A">
      <w:pPr>
        <w:pStyle w:val="ListParagraph"/>
        <w:numPr>
          <w:ilvl w:val="0"/>
          <w:numId w:val="1"/>
        </w:numPr>
        <w:spacing w:after="80"/>
      </w:pPr>
      <w:r>
        <w:rPr>
          <w:color w:val="262626"/>
        </w:rPr>
        <w:t>Barcode/QR scanning (Future Phase).</w:t>
      </w:r>
    </w:p>
    <w:p w14:paraId="16F21976" w14:textId="77777777" w:rsidR="00BB65B0" w:rsidRDefault="0095256A">
      <w:pPr>
        <w:pStyle w:val="ListParagraph"/>
        <w:numPr>
          <w:ilvl w:val="0"/>
          <w:numId w:val="1"/>
        </w:numPr>
        <w:spacing w:after="80"/>
      </w:pPr>
      <w:r>
        <w:rPr>
          <w:color w:val="262626"/>
        </w:rPr>
        <w:t>Full CRM replacement of D365FO.</w:t>
      </w:r>
    </w:p>
    <w:p w14:paraId="60C7873A" w14:textId="77777777" w:rsidR="00BB65B0" w:rsidRDefault="0095256A">
      <w:pPr>
        <w:pStyle w:val="ListParagraph"/>
        <w:numPr>
          <w:ilvl w:val="0"/>
          <w:numId w:val="1"/>
        </w:numPr>
        <w:spacing w:after="80"/>
      </w:pPr>
      <w:r>
        <w:rPr>
          <w:color w:val="262626"/>
        </w:rPr>
        <w:t>Automated pricing-recommendation engine.</w:t>
      </w:r>
    </w:p>
    <w:p w14:paraId="619BA139" w14:textId="77777777" w:rsidR="00BB65B0" w:rsidRDefault="0095256A">
      <w:pPr>
        <w:pStyle w:val="ListParagraph"/>
        <w:numPr>
          <w:ilvl w:val="0"/>
          <w:numId w:val="1"/>
        </w:numPr>
        <w:spacing w:after="80"/>
      </w:pPr>
      <w:r>
        <w:rPr>
          <w:color w:val="262626"/>
        </w:rPr>
        <w:t>Custom report builder beyond standard Power BI reports.</w:t>
      </w:r>
    </w:p>
    <w:p w14:paraId="2A84E9CA" w14:textId="77777777" w:rsidR="00BB65B0" w:rsidRDefault="0095256A">
      <w:pPr>
        <w:pStyle w:val="ListParagraph"/>
        <w:numPr>
          <w:ilvl w:val="0"/>
          <w:numId w:val="1"/>
        </w:numPr>
        <w:spacing w:after="80"/>
      </w:pPr>
      <w:r>
        <w:rPr>
          <w:color w:val="262626"/>
        </w:rPr>
        <w:t>Push notifications and in-app notifications (CNS covers email, SMS, WhatsApp only).</w:t>
      </w:r>
    </w:p>
    <w:p w14:paraId="4809BB4E" w14:textId="77777777" w:rsidR="00BB65B0" w:rsidRDefault="0095256A">
      <w:pPr>
        <w:pStyle w:val="Heading2"/>
        <w:spacing w:before="300" w:after="150"/>
      </w:pPr>
      <w:bookmarkStart w:id="28" w:name="_Toc233846006"/>
      <w:r>
        <w:rPr>
          <w:b/>
          <w:bCs/>
          <w:color w:val="2E5395"/>
          <w:sz w:val="24"/>
          <w:szCs w:val="24"/>
        </w:rPr>
        <w:t>3.3 Assumptions</w:t>
      </w:r>
      <w:bookmarkEnd w:id="28"/>
    </w:p>
    <w:p w14:paraId="38637FC5" w14:textId="77777777" w:rsidR="00BB65B0" w:rsidRDefault="0095256A">
      <w:pPr>
        <w:pStyle w:val="ListParagraph"/>
        <w:numPr>
          <w:ilvl w:val="0"/>
          <w:numId w:val="1"/>
        </w:numPr>
        <w:spacing w:after="80"/>
      </w:pPr>
      <w:r>
        <w:rPr>
          <w:color w:val="262626"/>
        </w:rPr>
        <w:t>D365FO, CUAS, and CNS all expose APIs the in-house team can integrate with.</w:t>
      </w:r>
    </w:p>
    <w:p w14:paraId="5C2979A3" w14:textId="77777777" w:rsidR="00BB65B0" w:rsidRDefault="0095256A">
      <w:pPr>
        <w:pStyle w:val="ListParagraph"/>
        <w:numPr>
          <w:ilvl w:val="0"/>
          <w:numId w:val="1"/>
        </w:numPr>
        <w:spacing w:after="80"/>
      </w:pPr>
      <w:r>
        <w:rPr>
          <w:color w:val="262626"/>
        </w:rPr>
        <w:t>Marketing and field staff have web browser access to use the portal.</w:t>
      </w:r>
    </w:p>
    <w:p w14:paraId="3E2C5096" w14:textId="77777777" w:rsidR="00BB65B0" w:rsidRDefault="0095256A">
      <w:pPr>
        <w:pStyle w:val="Heading2"/>
        <w:spacing w:before="300" w:after="150"/>
      </w:pPr>
      <w:bookmarkStart w:id="29" w:name="_Toc233846007"/>
      <w:r>
        <w:rPr>
          <w:b/>
          <w:bCs/>
          <w:color w:val="2E5395"/>
          <w:sz w:val="24"/>
          <w:szCs w:val="24"/>
        </w:rPr>
        <w:t>3.4 Constraints</w:t>
      </w:r>
      <w:bookmarkEnd w:id="29"/>
    </w:p>
    <w:p w14:paraId="451C5353" w14:textId="77777777" w:rsidR="00BB65B0" w:rsidRDefault="0095256A">
      <w:pPr>
        <w:pStyle w:val="ListParagraph"/>
        <w:numPr>
          <w:ilvl w:val="0"/>
          <w:numId w:val="1"/>
        </w:numPr>
        <w:spacing w:after="80"/>
      </w:pPr>
      <w:r>
        <w:rPr>
          <w:color w:val="262626"/>
        </w:rPr>
        <w:t>The 6-week timeline is fixed, so scope is limited to what the team can deliver in that time.</w:t>
      </w:r>
    </w:p>
    <w:p w14:paraId="6AB55FE8" w14:textId="77777777" w:rsidR="00BB65B0" w:rsidRDefault="0095256A">
      <w:pPr>
        <w:pStyle w:val="Heading2"/>
        <w:spacing w:before="300" w:after="150"/>
      </w:pPr>
      <w:bookmarkStart w:id="30" w:name="_Toc233846008"/>
      <w:r>
        <w:rPr>
          <w:b/>
          <w:bCs/>
          <w:color w:val="2E5395"/>
          <w:sz w:val="24"/>
          <w:szCs w:val="24"/>
        </w:rPr>
        <w:t>3.5 Phase 0 Deliverables</w:t>
      </w:r>
      <w:bookmarkEnd w:id="30"/>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3400"/>
        <w:gridCol w:w="6100"/>
      </w:tblGrid>
      <w:tr w:rsidR="00BB65B0" w14:paraId="45617255"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B2D2F6E" w14:textId="77777777" w:rsidR="00BB65B0" w:rsidRDefault="0095256A">
            <w:r>
              <w:rPr>
                <w:b/>
                <w:bCs/>
                <w:color w:val="FFFFFF"/>
                <w:sz w:val="19"/>
                <w:szCs w:val="19"/>
              </w:rPr>
              <w:t>Deliverable</w:t>
            </w:r>
          </w:p>
        </w:tc>
        <w:tc>
          <w:tcPr>
            <w:tcW w:w="60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F817B3C" w14:textId="77777777" w:rsidR="00BB65B0" w:rsidRDefault="0095256A">
            <w:r>
              <w:rPr>
                <w:b/>
                <w:bCs/>
                <w:color w:val="FFFFFF"/>
                <w:sz w:val="19"/>
                <w:szCs w:val="19"/>
              </w:rPr>
              <w:t>Description</w:t>
            </w:r>
          </w:p>
        </w:tc>
      </w:tr>
      <w:tr w:rsidR="00BB65B0" w14:paraId="00D44DD7" w14:textId="77777777">
        <w:tc>
          <w:tcPr>
            <w:tcW w:w="3400" w:type="dxa"/>
            <w:tcBorders>
              <w:top w:val="single" w:sz="4" w:space="0" w:color="BFBFBF"/>
              <w:left w:val="single" w:sz="4" w:space="0" w:color="BFBFBF"/>
              <w:bottom w:val="single" w:sz="4" w:space="0" w:color="BFBFBF"/>
              <w:right w:val="single" w:sz="4" w:space="0" w:color="BFBFBF"/>
            </w:tcBorders>
            <w:vAlign w:val="center"/>
          </w:tcPr>
          <w:p w14:paraId="466BEFEF" w14:textId="77777777" w:rsidR="00BB65B0" w:rsidRDefault="0095256A">
            <w:r>
              <w:rPr>
                <w:color w:val="262626"/>
                <w:sz w:val="19"/>
                <w:szCs w:val="19"/>
              </w:rPr>
              <w:t>Project Charter</w:t>
            </w:r>
          </w:p>
        </w:tc>
        <w:tc>
          <w:tcPr>
            <w:tcW w:w="6099" w:type="dxa"/>
            <w:tcBorders>
              <w:top w:val="single" w:sz="4" w:space="0" w:color="BFBFBF"/>
              <w:left w:val="single" w:sz="4" w:space="0" w:color="BFBFBF"/>
              <w:bottom w:val="single" w:sz="4" w:space="0" w:color="BFBFBF"/>
              <w:right w:val="single" w:sz="4" w:space="0" w:color="BFBFBF"/>
            </w:tcBorders>
            <w:vAlign w:val="center"/>
          </w:tcPr>
          <w:p w14:paraId="35E0817C" w14:textId="77777777" w:rsidR="00BB65B0" w:rsidRDefault="0095256A">
            <w:r>
              <w:rPr>
                <w:color w:val="262626"/>
                <w:sz w:val="19"/>
                <w:szCs w:val="19"/>
              </w:rPr>
              <w:t>Objectives and success criteria (Section 1)</w:t>
            </w:r>
          </w:p>
        </w:tc>
      </w:tr>
      <w:tr w:rsidR="00BB65B0" w14:paraId="3B753FEC"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BBAD1C6" w14:textId="77777777" w:rsidR="00BB65B0" w:rsidRDefault="0095256A">
            <w:r>
              <w:rPr>
                <w:color w:val="262626"/>
                <w:sz w:val="19"/>
                <w:szCs w:val="19"/>
              </w:rPr>
              <w:t>Business Case</w:t>
            </w:r>
          </w:p>
        </w:tc>
        <w:tc>
          <w:tcPr>
            <w:tcW w:w="60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90E7A42" w14:textId="77777777" w:rsidR="00BB65B0" w:rsidRDefault="0095256A">
            <w:r>
              <w:rPr>
                <w:color w:val="262626"/>
                <w:sz w:val="19"/>
                <w:szCs w:val="19"/>
              </w:rPr>
              <w:t>Justification and expected benefits (Section 2)</w:t>
            </w:r>
          </w:p>
        </w:tc>
      </w:tr>
      <w:tr w:rsidR="00BB65B0" w14:paraId="7CBC5EBF" w14:textId="77777777">
        <w:tc>
          <w:tcPr>
            <w:tcW w:w="3400" w:type="dxa"/>
            <w:tcBorders>
              <w:top w:val="single" w:sz="4" w:space="0" w:color="BFBFBF"/>
              <w:left w:val="single" w:sz="4" w:space="0" w:color="BFBFBF"/>
              <w:bottom w:val="single" w:sz="4" w:space="0" w:color="BFBFBF"/>
              <w:right w:val="single" w:sz="4" w:space="0" w:color="BFBFBF"/>
            </w:tcBorders>
            <w:vAlign w:val="center"/>
          </w:tcPr>
          <w:p w14:paraId="1C2203A6" w14:textId="77777777" w:rsidR="00BB65B0" w:rsidRDefault="0095256A">
            <w:r>
              <w:rPr>
                <w:color w:val="262626"/>
                <w:sz w:val="19"/>
                <w:szCs w:val="19"/>
              </w:rPr>
              <w:t>Scope Definition</w:t>
            </w:r>
          </w:p>
        </w:tc>
        <w:tc>
          <w:tcPr>
            <w:tcW w:w="6099" w:type="dxa"/>
            <w:tcBorders>
              <w:top w:val="single" w:sz="4" w:space="0" w:color="BFBFBF"/>
              <w:left w:val="single" w:sz="4" w:space="0" w:color="BFBFBF"/>
              <w:bottom w:val="single" w:sz="4" w:space="0" w:color="BFBFBF"/>
              <w:right w:val="single" w:sz="4" w:space="0" w:color="BFBFBF"/>
            </w:tcBorders>
            <w:vAlign w:val="center"/>
          </w:tcPr>
          <w:p w14:paraId="5FF2B2A5" w14:textId="77777777" w:rsidR="00BB65B0" w:rsidRDefault="0095256A">
            <w:r>
              <w:rPr>
                <w:color w:val="262626"/>
                <w:sz w:val="19"/>
                <w:szCs w:val="19"/>
              </w:rPr>
              <w:t>In/out of scope, assumptions, constraints (Section 3)</w:t>
            </w:r>
          </w:p>
        </w:tc>
      </w:tr>
      <w:tr w:rsidR="00BB65B0" w14:paraId="4D264977"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18BBA6C" w14:textId="77777777" w:rsidR="00BB65B0" w:rsidRDefault="0095256A">
            <w:r>
              <w:rPr>
                <w:color w:val="262626"/>
                <w:sz w:val="19"/>
                <w:szCs w:val="19"/>
              </w:rPr>
              <w:t>Stakeholder Identification</w:t>
            </w:r>
          </w:p>
        </w:tc>
        <w:tc>
          <w:tcPr>
            <w:tcW w:w="60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87BB6F2" w14:textId="77777777" w:rsidR="00BB65B0" w:rsidRDefault="0095256A">
            <w:r>
              <w:rPr>
                <w:color w:val="262626"/>
                <w:sz w:val="19"/>
                <w:szCs w:val="19"/>
              </w:rPr>
              <w:t>Stakeholder list and engagement approach (Section 4)</w:t>
            </w:r>
          </w:p>
        </w:tc>
      </w:tr>
      <w:tr w:rsidR="00BB65B0" w14:paraId="5E3B8379" w14:textId="77777777">
        <w:tc>
          <w:tcPr>
            <w:tcW w:w="3400" w:type="dxa"/>
            <w:tcBorders>
              <w:top w:val="single" w:sz="4" w:space="0" w:color="BFBFBF"/>
              <w:left w:val="single" w:sz="4" w:space="0" w:color="BFBFBF"/>
              <w:bottom w:val="single" w:sz="4" w:space="0" w:color="BFBFBF"/>
              <w:right w:val="single" w:sz="4" w:space="0" w:color="BFBFBF"/>
            </w:tcBorders>
            <w:vAlign w:val="center"/>
          </w:tcPr>
          <w:p w14:paraId="50DD351E" w14:textId="77777777" w:rsidR="00BB65B0" w:rsidRDefault="0095256A">
            <w:r>
              <w:rPr>
                <w:color w:val="262626"/>
                <w:sz w:val="19"/>
                <w:szCs w:val="19"/>
              </w:rPr>
              <w:t>Team Formation</w:t>
            </w:r>
          </w:p>
        </w:tc>
        <w:tc>
          <w:tcPr>
            <w:tcW w:w="6099" w:type="dxa"/>
            <w:tcBorders>
              <w:top w:val="single" w:sz="4" w:space="0" w:color="BFBFBF"/>
              <w:left w:val="single" w:sz="4" w:space="0" w:color="BFBFBF"/>
              <w:bottom w:val="single" w:sz="4" w:space="0" w:color="BFBFBF"/>
              <w:right w:val="single" w:sz="4" w:space="0" w:color="BFBFBF"/>
            </w:tcBorders>
            <w:vAlign w:val="center"/>
          </w:tcPr>
          <w:p w14:paraId="514BA666" w14:textId="77777777" w:rsidR="00BB65B0" w:rsidRDefault="0095256A">
            <w:r>
              <w:rPr>
                <w:color w:val="262626"/>
                <w:sz w:val="19"/>
                <w:szCs w:val="19"/>
              </w:rPr>
              <w:t>Roles and responsibilities (Section 5)</w:t>
            </w:r>
          </w:p>
        </w:tc>
      </w:tr>
      <w:tr w:rsidR="00BB65B0" w14:paraId="18360A5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C2FB2CB" w14:textId="77777777" w:rsidR="00BB65B0" w:rsidRDefault="0095256A">
            <w:r>
              <w:rPr>
                <w:color w:val="262626"/>
                <w:sz w:val="19"/>
                <w:szCs w:val="19"/>
              </w:rPr>
              <w:t>Product Backlog</w:t>
            </w:r>
          </w:p>
        </w:tc>
        <w:tc>
          <w:tcPr>
            <w:tcW w:w="60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CEAD68F" w14:textId="77777777" w:rsidR="00BB65B0" w:rsidRDefault="0095256A">
            <w:r>
              <w:rPr>
                <w:color w:val="262626"/>
                <w:sz w:val="19"/>
                <w:szCs w:val="19"/>
              </w:rPr>
              <w:t>Initial epics and user stories (Section 6)</w:t>
            </w:r>
          </w:p>
        </w:tc>
      </w:tr>
      <w:tr w:rsidR="00BB65B0" w14:paraId="0A6E4511" w14:textId="77777777">
        <w:tc>
          <w:tcPr>
            <w:tcW w:w="3400" w:type="dxa"/>
            <w:tcBorders>
              <w:top w:val="single" w:sz="4" w:space="0" w:color="BFBFBF"/>
              <w:left w:val="single" w:sz="4" w:space="0" w:color="BFBFBF"/>
              <w:bottom w:val="single" w:sz="4" w:space="0" w:color="BFBFBF"/>
              <w:right w:val="single" w:sz="4" w:space="0" w:color="BFBFBF"/>
            </w:tcBorders>
            <w:vAlign w:val="center"/>
          </w:tcPr>
          <w:p w14:paraId="6C38402A" w14:textId="77777777" w:rsidR="00BB65B0" w:rsidRDefault="0095256A">
            <w:r>
              <w:rPr>
                <w:color w:val="262626"/>
                <w:sz w:val="19"/>
                <w:szCs w:val="19"/>
              </w:rPr>
              <w:t>Sprint Planning</w:t>
            </w:r>
          </w:p>
        </w:tc>
        <w:tc>
          <w:tcPr>
            <w:tcW w:w="6099" w:type="dxa"/>
            <w:tcBorders>
              <w:top w:val="single" w:sz="4" w:space="0" w:color="BFBFBF"/>
              <w:left w:val="single" w:sz="4" w:space="0" w:color="BFBFBF"/>
              <w:bottom w:val="single" w:sz="4" w:space="0" w:color="BFBFBF"/>
              <w:right w:val="single" w:sz="4" w:space="0" w:color="BFBFBF"/>
            </w:tcBorders>
            <w:vAlign w:val="center"/>
          </w:tcPr>
          <w:p w14:paraId="450275CE" w14:textId="77777777" w:rsidR="00BB65B0" w:rsidRDefault="0095256A">
            <w:r>
              <w:rPr>
                <w:color w:val="262626"/>
                <w:sz w:val="19"/>
                <w:szCs w:val="19"/>
              </w:rPr>
              <w:t>Sprint 0 plan (Section 7)</w:t>
            </w:r>
          </w:p>
        </w:tc>
      </w:tr>
      <w:tr w:rsidR="00BB65B0" w14:paraId="424A22C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35C5FDD" w14:textId="77777777" w:rsidR="00BB65B0" w:rsidRDefault="0095256A">
            <w:r>
              <w:rPr>
                <w:color w:val="262626"/>
                <w:sz w:val="19"/>
                <w:szCs w:val="19"/>
              </w:rPr>
              <w:lastRenderedPageBreak/>
              <w:t>Project Plan</w:t>
            </w:r>
          </w:p>
        </w:tc>
        <w:tc>
          <w:tcPr>
            <w:tcW w:w="60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9D66E16" w14:textId="77777777" w:rsidR="00BB65B0" w:rsidRDefault="0095256A">
            <w:r>
              <w:rPr>
                <w:color w:val="262626"/>
                <w:sz w:val="19"/>
                <w:szCs w:val="19"/>
              </w:rPr>
              <w:t>6-week delivery approach (Section 8)</w:t>
            </w:r>
          </w:p>
        </w:tc>
      </w:tr>
      <w:tr w:rsidR="00BB65B0" w14:paraId="26A6519F" w14:textId="77777777">
        <w:tc>
          <w:tcPr>
            <w:tcW w:w="3400" w:type="dxa"/>
            <w:tcBorders>
              <w:top w:val="single" w:sz="4" w:space="0" w:color="BFBFBF"/>
              <w:left w:val="single" w:sz="4" w:space="0" w:color="BFBFBF"/>
              <w:bottom w:val="single" w:sz="4" w:space="0" w:color="BFBFBF"/>
              <w:right w:val="single" w:sz="4" w:space="0" w:color="BFBFBF"/>
            </w:tcBorders>
            <w:vAlign w:val="center"/>
          </w:tcPr>
          <w:p w14:paraId="3125E006" w14:textId="77777777" w:rsidR="00BB65B0" w:rsidRDefault="0095256A">
            <w:r>
              <w:rPr>
                <w:color w:val="262626"/>
                <w:sz w:val="19"/>
                <w:szCs w:val="19"/>
              </w:rPr>
              <w:t>Sprint Roadmap</w:t>
            </w:r>
          </w:p>
        </w:tc>
        <w:tc>
          <w:tcPr>
            <w:tcW w:w="6099" w:type="dxa"/>
            <w:tcBorders>
              <w:top w:val="single" w:sz="4" w:space="0" w:color="BFBFBF"/>
              <w:left w:val="single" w:sz="4" w:space="0" w:color="BFBFBF"/>
              <w:bottom w:val="single" w:sz="4" w:space="0" w:color="BFBFBF"/>
              <w:right w:val="single" w:sz="4" w:space="0" w:color="BFBFBF"/>
            </w:tcBorders>
            <w:vAlign w:val="center"/>
          </w:tcPr>
          <w:p w14:paraId="15101FF2" w14:textId="77777777" w:rsidR="00BB65B0" w:rsidRDefault="0095256A">
            <w:r>
              <w:rPr>
                <w:color w:val="262626"/>
                <w:sz w:val="19"/>
                <w:szCs w:val="19"/>
              </w:rPr>
              <w:t>Sprint-by-sprint plan (Section 9)</w:t>
            </w:r>
          </w:p>
        </w:tc>
      </w:tr>
      <w:tr w:rsidR="00BB65B0" w14:paraId="43DF9E69"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595F7E8" w14:textId="77777777" w:rsidR="00BB65B0" w:rsidRDefault="0095256A">
            <w:r>
              <w:rPr>
                <w:color w:val="262626"/>
                <w:sz w:val="19"/>
                <w:szCs w:val="19"/>
              </w:rPr>
              <w:t>Risk Register</w:t>
            </w:r>
          </w:p>
        </w:tc>
        <w:tc>
          <w:tcPr>
            <w:tcW w:w="60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554737E" w14:textId="77777777" w:rsidR="00BB65B0" w:rsidRDefault="0095256A">
            <w:r>
              <w:rPr>
                <w:color w:val="262626"/>
                <w:sz w:val="19"/>
                <w:szCs w:val="19"/>
              </w:rPr>
              <w:t>Key risks and mitigation (Section 10)</w:t>
            </w:r>
          </w:p>
        </w:tc>
      </w:tr>
      <w:tr w:rsidR="00BB65B0" w14:paraId="6F217FD2" w14:textId="77777777">
        <w:tc>
          <w:tcPr>
            <w:tcW w:w="3400" w:type="dxa"/>
            <w:tcBorders>
              <w:top w:val="single" w:sz="4" w:space="0" w:color="BFBFBF"/>
              <w:left w:val="single" w:sz="4" w:space="0" w:color="BFBFBF"/>
              <w:bottom w:val="single" w:sz="4" w:space="0" w:color="BFBFBF"/>
              <w:right w:val="single" w:sz="4" w:space="0" w:color="BFBFBF"/>
            </w:tcBorders>
            <w:vAlign w:val="center"/>
          </w:tcPr>
          <w:p w14:paraId="74CD02E0" w14:textId="77777777" w:rsidR="00BB65B0" w:rsidRDefault="0095256A">
            <w:r>
              <w:rPr>
                <w:color w:val="262626"/>
                <w:sz w:val="19"/>
                <w:szCs w:val="19"/>
              </w:rPr>
              <w:t>Communication Plan</w:t>
            </w:r>
          </w:p>
        </w:tc>
        <w:tc>
          <w:tcPr>
            <w:tcW w:w="6099" w:type="dxa"/>
            <w:tcBorders>
              <w:top w:val="single" w:sz="4" w:space="0" w:color="BFBFBF"/>
              <w:left w:val="single" w:sz="4" w:space="0" w:color="BFBFBF"/>
              <w:bottom w:val="single" w:sz="4" w:space="0" w:color="BFBFBF"/>
              <w:right w:val="single" w:sz="4" w:space="0" w:color="BFBFBF"/>
            </w:tcBorders>
            <w:vAlign w:val="center"/>
          </w:tcPr>
          <w:p w14:paraId="77F43851" w14:textId="77777777" w:rsidR="00BB65B0" w:rsidRDefault="0095256A">
            <w:r>
              <w:rPr>
                <w:color w:val="262626"/>
                <w:sz w:val="19"/>
                <w:szCs w:val="19"/>
              </w:rPr>
              <w:t>Who gets updated, how, and when (Section 11)</w:t>
            </w:r>
          </w:p>
        </w:tc>
      </w:tr>
      <w:tr w:rsidR="00BB65B0" w14:paraId="431842F0"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33199FD" w14:textId="77777777" w:rsidR="00BB65B0" w:rsidRDefault="0095256A">
            <w:r>
              <w:rPr>
                <w:color w:val="262626"/>
                <w:sz w:val="19"/>
                <w:szCs w:val="19"/>
              </w:rPr>
              <w:t>Project Schedule</w:t>
            </w:r>
          </w:p>
        </w:tc>
        <w:tc>
          <w:tcPr>
            <w:tcW w:w="60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0ED851B" w14:textId="77777777" w:rsidR="00BB65B0" w:rsidRDefault="0095256A">
            <w:r>
              <w:rPr>
                <w:color w:val="262626"/>
                <w:sz w:val="19"/>
                <w:szCs w:val="19"/>
              </w:rPr>
              <w:t>Week-by-week milestones (Section 12)</w:t>
            </w:r>
          </w:p>
        </w:tc>
      </w:tr>
    </w:tbl>
    <w:p w14:paraId="14CCBAC5" w14:textId="77777777" w:rsidR="00BB65B0" w:rsidRDefault="0095256A">
      <w:r>
        <w:br w:type="page"/>
      </w:r>
    </w:p>
    <w:p w14:paraId="0D25D948" w14:textId="77777777" w:rsidR="00BB65B0" w:rsidRDefault="0095256A">
      <w:pPr>
        <w:pStyle w:val="Heading1"/>
        <w:pBdr>
          <w:bottom w:val="single" w:sz="6" w:space="4" w:color="1F3864"/>
        </w:pBdr>
        <w:spacing w:after="200"/>
      </w:pPr>
      <w:bookmarkStart w:id="31" w:name="_Toc233846009"/>
      <w:r>
        <w:rPr>
          <w:b/>
          <w:bCs/>
          <w:color w:val="1F3864"/>
          <w:sz w:val="30"/>
          <w:szCs w:val="30"/>
        </w:rPr>
        <w:lastRenderedPageBreak/>
        <w:t>4. Stakeholder Identification</w:t>
      </w:r>
      <w:bookmarkEnd w:id="31"/>
    </w:p>
    <w:tbl>
      <w:tblPr>
        <w:tblW w:w="9300" w:type="dxa"/>
        <w:tblLayout w:type="fixed"/>
        <w:tblCellMar>
          <w:top w:w="80" w:type="dxa"/>
          <w:left w:w="100" w:type="dxa"/>
          <w:bottom w:w="80" w:type="dxa"/>
          <w:right w:w="100" w:type="dxa"/>
        </w:tblCellMar>
        <w:tblLook w:val="0000" w:firstRow="0" w:lastRow="0" w:firstColumn="0" w:lastColumn="0" w:noHBand="0" w:noVBand="0"/>
      </w:tblPr>
      <w:tblGrid>
        <w:gridCol w:w="2401"/>
        <w:gridCol w:w="2300"/>
        <w:gridCol w:w="2399"/>
        <w:gridCol w:w="2200"/>
      </w:tblGrid>
      <w:tr w:rsidR="00BB65B0" w14:paraId="54DFD2F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00D5E1A" w14:textId="77777777" w:rsidR="00BB65B0" w:rsidRDefault="0095256A">
            <w:r>
              <w:rPr>
                <w:b/>
                <w:bCs/>
                <w:color w:val="FFFFFF"/>
                <w:sz w:val="19"/>
                <w:szCs w:val="19"/>
              </w:rPr>
              <w:t>Stakeholder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BDFAEBD" w14:textId="77777777" w:rsidR="00BB65B0" w:rsidRDefault="0095256A">
            <w:r>
              <w:rPr>
                <w:b/>
                <w:bCs/>
                <w:color w:val="FFFFFF"/>
                <w:sz w:val="19"/>
                <w:szCs w:val="19"/>
              </w:rPr>
              <w:t>Role</w:t>
            </w:r>
          </w:p>
        </w:tc>
        <w:tc>
          <w:tcPr>
            <w:tcW w:w="23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F3F5157" w14:textId="77777777" w:rsidR="00BB65B0" w:rsidRDefault="0095256A">
            <w:r>
              <w:rPr>
                <w:b/>
                <w:bCs/>
                <w:color w:val="FFFFFF"/>
                <w:sz w:val="19"/>
                <w:szCs w:val="19"/>
              </w:rPr>
              <w:t>Interest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B20656C" w14:textId="77777777" w:rsidR="00BB65B0" w:rsidRDefault="0095256A">
            <w:r>
              <w:rPr>
                <w:b/>
                <w:bCs/>
                <w:color w:val="FFFFFF"/>
                <w:sz w:val="19"/>
                <w:szCs w:val="19"/>
              </w:rPr>
              <w:t>Engagement</w:t>
            </w:r>
          </w:p>
        </w:tc>
      </w:tr>
      <w:tr w:rsidR="00BB65B0" w14:paraId="744AC8E6" w14:textId="77777777">
        <w:tc>
          <w:tcPr>
            <w:tcW w:w="2400" w:type="dxa"/>
            <w:tcBorders>
              <w:top w:val="single" w:sz="4" w:space="0" w:color="BFBFBF"/>
              <w:left w:val="single" w:sz="4" w:space="0" w:color="BFBFBF"/>
              <w:bottom w:val="single" w:sz="4" w:space="0" w:color="BFBFBF"/>
              <w:right w:val="single" w:sz="4" w:space="0" w:color="BFBFBF"/>
            </w:tcBorders>
            <w:vAlign w:val="center"/>
          </w:tcPr>
          <w:p w14:paraId="29AC91B7" w14:textId="77777777" w:rsidR="00BB65B0" w:rsidRDefault="0095256A">
            <w:proofErr w:type="spellStart"/>
            <w:r>
              <w:rPr>
                <w:color w:val="262626"/>
                <w:sz w:val="19"/>
                <w:szCs w:val="19"/>
              </w:rPr>
              <w:t>Tsegaye</w:t>
            </w:r>
            <w:proofErr w:type="spellEnd"/>
            <w:r>
              <w:rPr>
                <w:color w:val="262626"/>
                <w:sz w:val="19"/>
                <w:szCs w:val="19"/>
              </w:rPr>
              <w:t xml:space="preserve"> </w:t>
            </w:r>
            <w:proofErr w:type="spellStart"/>
            <w:r>
              <w:rPr>
                <w:color w:val="262626"/>
                <w:sz w:val="19"/>
                <w:szCs w:val="19"/>
              </w:rPr>
              <w:t>Nigusie</w:t>
            </w:r>
            <w:proofErr w:type="spellEnd"/>
          </w:p>
        </w:tc>
        <w:tc>
          <w:tcPr>
            <w:tcW w:w="2300" w:type="dxa"/>
            <w:tcBorders>
              <w:top w:val="single" w:sz="4" w:space="0" w:color="BFBFBF"/>
              <w:left w:val="single" w:sz="4" w:space="0" w:color="BFBFBF"/>
              <w:bottom w:val="single" w:sz="4" w:space="0" w:color="BFBFBF"/>
              <w:right w:val="single" w:sz="4" w:space="0" w:color="BFBFBF"/>
            </w:tcBorders>
            <w:vAlign w:val="center"/>
          </w:tcPr>
          <w:p w14:paraId="5C5EE05C" w14:textId="77777777" w:rsidR="00BB65B0" w:rsidRDefault="0095256A">
            <w:r>
              <w:rPr>
                <w:color w:val="262626"/>
                <w:sz w:val="19"/>
                <w:szCs w:val="19"/>
              </w:rPr>
              <w:t>Marketing Intelligence Officer — main requester</w:t>
            </w:r>
          </w:p>
        </w:tc>
        <w:tc>
          <w:tcPr>
            <w:tcW w:w="2399" w:type="dxa"/>
            <w:tcBorders>
              <w:top w:val="single" w:sz="4" w:space="0" w:color="BFBFBF"/>
              <w:left w:val="single" w:sz="4" w:space="0" w:color="BFBFBF"/>
              <w:bottom w:val="single" w:sz="4" w:space="0" w:color="BFBFBF"/>
              <w:right w:val="single" w:sz="4" w:space="0" w:color="BFBFBF"/>
            </w:tcBorders>
            <w:vAlign w:val="center"/>
          </w:tcPr>
          <w:p w14:paraId="3ED2232E" w14:textId="77777777" w:rsidR="00BB65B0" w:rsidRDefault="0095256A">
            <w:r>
              <w:rPr>
                <w:color w:val="262626"/>
                <w:sz w:val="19"/>
                <w:szCs w:val="19"/>
              </w:rPr>
              <w:t>Defines requirements, approves features</w:t>
            </w:r>
          </w:p>
        </w:tc>
        <w:tc>
          <w:tcPr>
            <w:tcW w:w="2200" w:type="dxa"/>
            <w:tcBorders>
              <w:top w:val="single" w:sz="4" w:space="0" w:color="BFBFBF"/>
              <w:left w:val="single" w:sz="4" w:space="0" w:color="BFBFBF"/>
              <w:bottom w:val="single" w:sz="4" w:space="0" w:color="BFBFBF"/>
              <w:right w:val="single" w:sz="4" w:space="0" w:color="BFBFBF"/>
            </w:tcBorders>
            <w:vAlign w:val="center"/>
          </w:tcPr>
          <w:p w14:paraId="1E9C7BEC" w14:textId="77777777" w:rsidR="00BB65B0" w:rsidRDefault="0095256A">
            <w:r>
              <w:rPr>
                <w:color w:val="262626"/>
                <w:sz w:val="19"/>
                <w:szCs w:val="19"/>
              </w:rPr>
              <w:t>Weekly check-ins, UAT sign-off</w:t>
            </w:r>
          </w:p>
        </w:tc>
      </w:tr>
      <w:tr w:rsidR="00BB65B0" w14:paraId="09A0EA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40A1A49" w14:textId="77777777" w:rsidR="00BB65B0" w:rsidRDefault="0095256A">
            <w:r>
              <w:rPr>
                <w:color w:val="262626"/>
                <w:sz w:val="19"/>
                <w:szCs w:val="19"/>
              </w:rPr>
              <w:t>Marketing Dept. Management</w:t>
            </w:r>
          </w:p>
        </w:tc>
        <w:tc>
          <w:tcPr>
            <w:tcW w:w="2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29F50BD" w14:textId="77777777" w:rsidR="00BB65B0" w:rsidRDefault="0095256A">
            <w:r>
              <w:rPr>
                <w:color w:val="262626"/>
                <w:sz w:val="19"/>
                <w:szCs w:val="19"/>
              </w:rPr>
              <w:t>Sponsor</w:t>
            </w:r>
          </w:p>
        </w:tc>
        <w:tc>
          <w:tcPr>
            <w:tcW w:w="23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4E943FD" w14:textId="77777777" w:rsidR="00BB65B0" w:rsidRDefault="0095256A">
            <w:r>
              <w:rPr>
                <w:color w:val="262626"/>
                <w:sz w:val="19"/>
                <w:szCs w:val="19"/>
              </w:rPr>
              <w:t>Budget and strategic alignment</w:t>
            </w:r>
          </w:p>
        </w:tc>
        <w:tc>
          <w:tcPr>
            <w:tcW w:w="2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3E23F3E" w14:textId="77777777" w:rsidR="00BB65B0" w:rsidRDefault="0095256A">
            <w:r>
              <w:rPr>
                <w:color w:val="262626"/>
                <w:sz w:val="19"/>
                <w:szCs w:val="19"/>
              </w:rPr>
              <w:t>Milestone reviews</w:t>
            </w:r>
          </w:p>
        </w:tc>
      </w:tr>
      <w:tr w:rsidR="00BB65B0" w14:paraId="7BF01FEB" w14:textId="77777777">
        <w:tc>
          <w:tcPr>
            <w:tcW w:w="2400" w:type="dxa"/>
            <w:tcBorders>
              <w:top w:val="single" w:sz="4" w:space="0" w:color="BFBFBF"/>
              <w:left w:val="single" w:sz="4" w:space="0" w:color="BFBFBF"/>
              <w:bottom w:val="single" w:sz="4" w:space="0" w:color="BFBFBF"/>
              <w:right w:val="single" w:sz="4" w:space="0" w:color="BFBFBF"/>
            </w:tcBorders>
            <w:vAlign w:val="center"/>
          </w:tcPr>
          <w:p w14:paraId="7D547E1D" w14:textId="77777777" w:rsidR="00BB65B0" w:rsidRDefault="0095256A">
            <w:pPr>
              <w:rPr>
                <w:color w:val="262626"/>
                <w:sz w:val="19"/>
                <w:szCs w:val="19"/>
              </w:rPr>
            </w:pPr>
            <w:r>
              <w:rPr>
                <w:color w:val="262626"/>
                <w:sz w:val="19"/>
                <w:szCs w:val="19"/>
              </w:rPr>
              <w:t>Chief Technology Officer (CTO)</w:t>
            </w:r>
          </w:p>
        </w:tc>
        <w:tc>
          <w:tcPr>
            <w:tcW w:w="2300" w:type="dxa"/>
            <w:tcBorders>
              <w:top w:val="single" w:sz="4" w:space="0" w:color="BFBFBF"/>
              <w:left w:val="single" w:sz="4" w:space="0" w:color="BFBFBF"/>
              <w:bottom w:val="single" w:sz="4" w:space="0" w:color="BFBFBF"/>
              <w:right w:val="single" w:sz="4" w:space="0" w:color="BFBFBF"/>
            </w:tcBorders>
            <w:vAlign w:val="center"/>
          </w:tcPr>
          <w:p w14:paraId="2D7727E1" w14:textId="77777777" w:rsidR="00BB65B0" w:rsidRDefault="0095256A">
            <w:pPr>
              <w:rPr>
                <w:color w:val="262626"/>
                <w:sz w:val="19"/>
                <w:szCs w:val="19"/>
              </w:rPr>
            </w:pPr>
            <w:r>
              <w:rPr>
                <w:color w:val="262626"/>
                <w:sz w:val="19"/>
                <w:szCs w:val="19"/>
              </w:rPr>
              <w:t>Executive Sponsor &amp; Technical governance</w:t>
            </w:r>
          </w:p>
        </w:tc>
        <w:tc>
          <w:tcPr>
            <w:tcW w:w="2399" w:type="dxa"/>
            <w:tcBorders>
              <w:top w:val="single" w:sz="4" w:space="0" w:color="BFBFBF"/>
              <w:left w:val="single" w:sz="4" w:space="0" w:color="BFBFBF"/>
              <w:bottom w:val="single" w:sz="4" w:space="0" w:color="BFBFBF"/>
              <w:right w:val="single" w:sz="4" w:space="0" w:color="BFBFBF"/>
            </w:tcBorders>
            <w:vAlign w:val="center"/>
          </w:tcPr>
          <w:p w14:paraId="4F41BAA1" w14:textId="77777777" w:rsidR="00BB65B0" w:rsidRDefault="0095256A">
            <w:pPr>
              <w:rPr>
                <w:rFonts w:asciiTheme="majorHAnsi" w:hAnsiTheme="majorHAnsi" w:cstheme="majorHAnsi"/>
                <w:color w:val="262626"/>
                <w:sz w:val="19"/>
                <w:szCs w:val="19"/>
              </w:rPr>
            </w:pPr>
            <w:r>
              <w:rPr>
                <w:rFonts w:asciiTheme="majorHAnsi" w:eastAsia="Times New Roman" w:hAnsiTheme="majorHAnsi" w:cstheme="majorHAnsi"/>
                <w:sz w:val="19"/>
                <w:szCs w:val="19"/>
              </w:rPr>
              <w:t>Strategic oversight, technology alignment, final project approval</w:t>
            </w:r>
          </w:p>
        </w:tc>
        <w:tc>
          <w:tcPr>
            <w:tcW w:w="2200" w:type="dxa"/>
            <w:tcBorders>
              <w:top w:val="single" w:sz="4" w:space="0" w:color="BFBFBF"/>
              <w:left w:val="single" w:sz="4" w:space="0" w:color="BFBFBF"/>
              <w:bottom w:val="single" w:sz="4" w:space="0" w:color="BFBFBF"/>
              <w:right w:val="single" w:sz="4" w:space="0" w:color="BFBFBF"/>
            </w:tcBorders>
            <w:vAlign w:val="center"/>
          </w:tcPr>
          <w:p w14:paraId="27A18ECD" w14:textId="77777777" w:rsidR="00BB65B0" w:rsidRDefault="0095256A">
            <w:pPr>
              <w:rPr>
                <w:rFonts w:asciiTheme="majorHAnsi" w:hAnsiTheme="majorHAnsi" w:cstheme="majorHAnsi"/>
                <w:color w:val="262626"/>
                <w:sz w:val="19"/>
                <w:szCs w:val="19"/>
              </w:rPr>
            </w:pPr>
            <w:r>
              <w:rPr>
                <w:rFonts w:asciiTheme="majorHAnsi" w:eastAsia="Times New Roman" w:hAnsiTheme="majorHAnsi" w:cstheme="majorHAnsi"/>
                <w:sz w:val="19"/>
                <w:szCs w:val="19"/>
              </w:rPr>
              <w:t>Executive milestone reviews and key decision meetings</w:t>
            </w:r>
          </w:p>
        </w:tc>
      </w:tr>
      <w:tr w:rsidR="00BB65B0" w14:paraId="088761F4" w14:textId="77777777">
        <w:tc>
          <w:tcPr>
            <w:tcW w:w="2400" w:type="dxa"/>
            <w:tcBorders>
              <w:top w:val="single" w:sz="4" w:space="0" w:color="BFBFBF"/>
              <w:left w:val="single" w:sz="4" w:space="0" w:color="BFBFBF"/>
              <w:bottom w:val="single" w:sz="4" w:space="0" w:color="BFBFBF"/>
              <w:right w:val="single" w:sz="4" w:space="0" w:color="BFBFBF"/>
            </w:tcBorders>
            <w:vAlign w:val="center"/>
          </w:tcPr>
          <w:p w14:paraId="46056538" w14:textId="77777777" w:rsidR="00BB65B0" w:rsidRDefault="0095256A">
            <w:r>
              <w:rPr>
                <w:color w:val="262626"/>
                <w:sz w:val="19"/>
                <w:szCs w:val="19"/>
              </w:rPr>
              <w:t>IT Department Head</w:t>
            </w:r>
          </w:p>
        </w:tc>
        <w:tc>
          <w:tcPr>
            <w:tcW w:w="2300" w:type="dxa"/>
            <w:tcBorders>
              <w:top w:val="single" w:sz="4" w:space="0" w:color="BFBFBF"/>
              <w:left w:val="single" w:sz="4" w:space="0" w:color="BFBFBF"/>
              <w:bottom w:val="single" w:sz="4" w:space="0" w:color="BFBFBF"/>
              <w:right w:val="single" w:sz="4" w:space="0" w:color="BFBFBF"/>
            </w:tcBorders>
            <w:vAlign w:val="center"/>
          </w:tcPr>
          <w:p w14:paraId="5808F015" w14:textId="77777777" w:rsidR="00BB65B0" w:rsidRDefault="0095256A">
            <w:r>
              <w:rPr>
                <w:color w:val="262626"/>
                <w:sz w:val="19"/>
                <w:szCs w:val="19"/>
              </w:rPr>
              <w:t>Delivery oversight</w:t>
            </w:r>
          </w:p>
        </w:tc>
        <w:tc>
          <w:tcPr>
            <w:tcW w:w="2399" w:type="dxa"/>
            <w:tcBorders>
              <w:top w:val="single" w:sz="4" w:space="0" w:color="BFBFBF"/>
              <w:left w:val="single" w:sz="4" w:space="0" w:color="BFBFBF"/>
              <w:bottom w:val="single" w:sz="4" w:space="0" w:color="BFBFBF"/>
              <w:right w:val="single" w:sz="4" w:space="0" w:color="BFBFBF"/>
            </w:tcBorders>
            <w:vAlign w:val="center"/>
          </w:tcPr>
          <w:p w14:paraId="69EF2E31" w14:textId="77777777" w:rsidR="00BB65B0" w:rsidRDefault="0095256A">
            <w:r>
              <w:rPr>
                <w:color w:val="262626"/>
                <w:sz w:val="19"/>
                <w:szCs w:val="19"/>
              </w:rPr>
              <w:t>Resourcing, technical approval</w:t>
            </w:r>
          </w:p>
        </w:tc>
        <w:tc>
          <w:tcPr>
            <w:tcW w:w="2200" w:type="dxa"/>
            <w:tcBorders>
              <w:top w:val="single" w:sz="4" w:space="0" w:color="BFBFBF"/>
              <w:left w:val="single" w:sz="4" w:space="0" w:color="BFBFBF"/>
              <w:bottom w:val="single" w:sz="4" w:space="0" w:color="BFBFBF"/>
              <w:right w:val="single" w:sz="4" w:space="0" w:color="BFBFBF"/>
            </w:tcBorders>
            <w:vAlign w:val="center"/>
          </w:tcPr>
          <w:p w14:paraId="17CC0278" w14:textId="77777777" w:rsidR="00BB65B0" w:rsidRDefault="0095256A">
            <w:r>
              <w:rPr>
                <w:color w:val="262626"/>
                <w:sz w:val="19"/>
                <w:szCs w:val="19"/>
              </w:rPr>
              <w:t>Bi-weekly status updates</w:t>
            </w:r>
          </w:p>
        </w:tc>
      </w:tr>
      <w:tr w:rsidR="00BB65B0" w14:paraId="522A9E8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CC5957F" w14:textId="77777777" w:rsidR="00BB65B0" w:rsidRDefault="0095256A">
            <w:r>
              <w:rPr>
                <w:color w:val="262626"/>
                <w:sz w:val="19"/>
                <w:szCs w:val="19"/>
              </w:rPr>
              <w:t>In-house Dev Team</w:t>
            </w:r>
          </w:p>
        </w:tc>
        <w:tc>
          <w:tcPr>
            <w:tcW w:w="2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3050A65" w14:textId="77777777" w:rsidR="00BB65B0" w:rsidRDefault="0095256A">
            <w:r>
              <w:rPr>
                <w:color w:val="262626"/>
                <w:sz w:val="19"/>
                <w:szCs w:val="19"/>
              </w:rPr>
              <w:t>Delivery team</w:t>
            </w:r>
          </w:p>
        </w:tc>
        <w:tc>
          <w:tcPr>
            <w:tcW w:w="23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36C95B1" w14:textId="77777777" w:rsidR="00BB65B0" w:rsidRDefault="0095256A">
            <w:r>
              <w:rPr>
                <w:color w:val="262626"/>
                <w:sz w:val="19"/>
                <w:szCs w:val="19"/>
              </w:rPr>
              <w:t>Builds and delivers the system</w:t>
            </w:r>
          </w:p>
        </w:tc>
        <w:tc>
          <w:tcPr>
            <w:tcW w:w="2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7B76856" w14:textId="77777777" w:rsidR="00BB65B0" w:rsidRDefault="0095256A">
            <w:r>
              <w:rPr>
                <w:color w:val="262626"/>
                <w:sz w:val="19"/>
                <w:szCs w:val="19"/>
              </w:rPr>
              <w:t>Daily stand-ups, sprint reviews</w:t>
            </w:r>
          </w:p>
        </w:tc>
      </w:tr>
      <w:tr w:rsidR="00BB65B0" w14:paraId="202C4902" w14:textId="77777777">
        <w:tc>
          <w:tcPr>
            <w:tcW w:w="2400" w:type="dxa"/>
            <w:tcBorders>
              <w:top w:val="single" w:sz="4" w:space="0" w:color="BFBFBF"/>
              <w:left w:val="single" w:sz="4" w:space="0" w:color="BFBFBF"/>
              <w:bottom w:val="single" w:sz="4" w:space="0" w:color="BFBFBF"/>
              <w:right w:val="single" w:sz="4" w:space="0" w:color="BFBFBF"/>
            </w:tcBorders>
            <w:vAlign w:val="center"/>
          </w:tcPr>
          <w:p w14:paraId="48119C68" w14:textId="77777777" w:rsidR="00BB65B0" w:rsidRDefault="0095256A">
            <w:r>
              <w:rPr>
                <w:color w:val="262626"/>
                <w:sz w:val="19"/>
                <w:szCs w:val="19"/>
              </w:rPr>
              <w:t>Field Marketing/Sales Staff</w:t>
            </w:r>
          </w:p>
        </w:tc>
        <w:tc>
          <w:tcPr>
            <w:tcW w:w="2300" w:type="dxa"/>
            <w:tcBorders>
              <w:top w:val="single" w:sz="4" w:space="0" w:color="BFBFBF"/>
              <w:left w:val="single" w:sz="4" w:space="0" w:color="BFBFBF"/>
              <w:bottom w:val="single" w:sz="4" w:space="0" w:color="BFBFBF"/>
              <w:right w:val="single" w:sz="4" w:space="0" w:color="BFBFBF"/>
            </w:tcBorders>
            <w:vAlign w:val="center"/>
          </w:tcPr>
          <w:p w14:paraId="66AA0E0E" w14:textId="77777777" w:rsidR="00BB65B0" w:rsidRDefault="0095256A">
            <w:r>
              <w:rPr>
                <w:color w:val="262626"/>
                <w:sz w:val="19"/>
                <w:szCs w:val="19"/>
              </w:rPr>
              <w:t>End users</w:t>
            </w:r>
          </w:p>
        </w:tc>
        <w:tc>
          <w:tcPr>
            <w:tcW w:w="2399" w:type="dxa"/>
            <w:tcBorders>
              <w:top w:val="single" w:sz="4" w:space="0" w:color="BFBFBF"/>
              <w:left w:val="single" w:sz="4" w:space="0" w:color="BFBFBF"/>
              <w:bottom w:val="single" w:sz="4" w:space="0" w:color="BFBFBF"/>
              <w:right w:val="single" w:sz="4" w:space="0" w:color="BFBFBF"/>
            </w:tcBorders>
            <w:vAlign w:val="center"/>
          </w:tcPr>
          <w:p w14:paraId="24EA2BD8" w14:textId="77777777" w:rsidR="00BB65B0" w:rsidRDefault="0095256A">
            <w:r>
              <w:rPr>
                <w:color w:val="262626"/>
                <w:sz w:val="19"/>
                <w:szCs w:val="19"/>
              </w:rPr>
              <w:t>Ease of use, portal reliability</w:t>
            </w:r>
          </w:p>
        </w:tc>
        <w:tc>
          <w:tcPr>
            <w:tcW w:w="2200" w:type="dxa"/>
            <w:tcBorders>
              <w:top w:val="single" w:sz="4" w:space="0" w:color="BFBFBF"/>
              <w:left w:val="single" w:sz="4" w:space="0" w:color="BFBFBF"/>
              <w:bottom w:val="single" w:sz="4" w:space="0" w:color="BFBFBF"/>
              <w:right w:val="single" w:sz="4" w:space="0" w:color="BFBFBF"/>
            </w:tcBorders>
            <w:vAlign w:val="center"/>
          </w:tcPr>
          <w:p w14:paraId="46A0C181" w14:textId="77777777" w:rsidR="00BB65B0" w:rsidRDefault="0095256A">
            <w:r>
              <w:rPr>
                <w:color w:val="262626"/>
                <w:sz w:val="19"/>
                <w:szCs w:val="19"/>
              </w:rPr>
              <w:t>Training and UAT</w:t>
            </w:r>
          </w:p>
        </w:tc>
      </w:tr>
      <w:tr w:rsidR="00BB65B0" w14:paraId="27ECD21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DF98EB7" w14:textId="77777777" w:rsidR="00BB65B0" w:rsidRDefault="0095256A">
            <w:r>
              <w:rPr>
                <w:color w:val="262626"/>
                <w:sz w:val="19"/>
                <w:szCs w:val="19"/>
              </w:rPr>
              <w:t>D365FO / CUAS / CNS Owners</w:t>
            </w:r>
          </w:p>
        </w:tc>
        <w:tc>
          <w:tcPr>
            <w:tcW w:w="2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9E4FD23" w14:textId="77777777" w:rsidR="00BB65B0" w:rsidRDefault="0095256A">
            <w:r>
              <w:rPr>
                <w:color w:val="262626"/>
                <w:sz w:val="19"/>
                <w:szCs w:val="19"/>
              </w:rPr>
              <w:t>Internal systems owners</w:t>
            </w:r>
          </w:p>
        </w:tc>
        <w:tc>
          <w:tcPr>
            <w:tcW w:w="23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0D00ED0" w14:textId="77777777" w:rsidR="00BB65B0" w:rsidRDefault="0095256A">
            <w:r>
              <w:rPr>
                <w:color w:val="262626"/>
                <w:sz w:val="19"/>
                <w:szCs w:val="19"/>
              </w:rPr>
              <w:t>API access, data integrity, uptime</w:t>
            </w:r>
          </w:p>
        </w:tc>
        <w:tc>
          <w:tcPr>
            <w:tcW w:w="2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8D53F5D" w14:textId="77777777" w:rsidR="00BB65B0" w:rsidRDefault="0095256A">
            <w:r>
              <w:rPr>
                <w:color w:val="262626"/>
                <w:sz w:val="19"/>
                <w:szCs w:val="19"/>
              </w:rPr>
              <w:t>Joint integration planning in Week 1</w:t>
            </w:r>
          </w:p>
        </w:tc>
      </w:tr>
    </w:tbl>
    <w:p w14:paraId="43448735" w14:textId="77777777" w:rsidR="00BB65B0" w:rsidRDefault="0095256A">
      <w:r>
        <w:br w:type="page"/>
      </w:r>
    </w:p>
    <w:p w14:paraId="3703E7B4" w14:textId="77777777" w:rsidR="00BB65B0" w:rsidRDefault="0095256A">
      <w:pPr>
        <w:pStyle w:val="Heading1"/>
        <w:pBdr>
          <w:bottom w:val="single" w:sz="6" w:space="4" w:color="1F3864"/>
        </w:pBdr>
        <w:spacing w:after="200"/>
      </w:pPr>
      <w:bookmarkStart w:id="32" w:name="_Toc233846010"/>
      <w:r>
        <w:rPr>
          <w:b/>
          <w:bCs/>
          <w:color w:val="1F3864"/>
          <w:sz w:val="30"/>
          <w:szCs w:val="30"/>
        </w:rPr>
        <w:lastRenderedPageBreak/>
        <w:t>5. Team Formation</w:t>
      </w:r>
      <w:bookmarkEnd w:id="32"/>
    </w:p>
    <w:p w14:paraId="2BDCAA00" w14:textId="77777777" w:rsidR="00BB65B0" w:rsidRDefault="0095256A">
      <w:pPr>
        <w:pStyle w:val="Heading2"/>
        <w:spacing w:before="300" w:after="150"/>
      </w:pPr>
      <w:bookmarkStart w:id="33" w:name="_Toc233846011"/>
      <w:r>
        <w:rPr>
          <w:b/>
          <w:bCs/>
          <w:color w:val="2E5395"/>
          <w:sz w:val="24"/>
          <w:szCs w:val="24"/>
        </w:rPr>
        <w:t>5.1 Project Team</w:t>
      </w:r>
      <w:bookmarkEnd w:id="33"/>
    </w:p>
    <w:tbl>
      <w:tblPr>
        <w:tblW w:w="9300" w:type="dxa"/>
        <w:tblLayout w:type="fixed"/>
        <w:tblCellMar>
          <w:top w:w="80" w:type="dxa"/>
          <w:left w:w="100" w:type="dxa"/>
          <w:bottom w:w="80" w:type="dxa"/>
          <w:right w:w="100" w:type="dxa"/>
        </w:tblCellMar>
        <w:tblLook w:val="0000" w:firstRow="0" w:lastRow="0" w:firstColumn="0" w:lastColumn="0" w:noHBand="0" w:noVBand="0"/>
      </w:tblPr>
      <w:tblGrid>
        <w:gridCol w:w="3200"/>
        <w:gridCol w:w="4200"/>
        <w:gridCol w:w="1900"/>
      </w:tblGrid>
      <w:tr w:rsidR="00BB65B0" w14:paraId="2F52343D"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B729206" w14:textId="77777777" w:rsidR="00BB65B0" w:rsidRDefault="0095256A">
            <w:r>
              <w:rPr>
                <w:b/>
                <w:bCs/>
                <w:color w:val="FFFFFF"/>
                <w:sz w:val="19"/>
                <w:szCs w:val="19"/>
              </w:rPr>
              <w:t>Role</w:t>
            </w:r>
          </w:p>
        </w:tc>
        <w:tc>
          <w:tcPr>
            <w:tcW w:w="42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558C9B9" w14:textId="77777777" w:rsidR="00BB65B0" w:rsidRDefault="0095256A">
            <w:r>
              <w:rPr>
                <w:b/>
                <w:bCs/>
                <w:color w:val="FFFFFF"/>
                <w:sz w:val="19"/>
                <w:szCs w:val="19"/>
              </w:rPr>
              <w:t>Responsibility</w:t>
            </w:r>
          </w:p>
        </w:tc>
        <w:tc>
          <w:tcPr>
            <w:tcW w:w="19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A3F7402" w14:textId="77777777" w:rsidR="00BB65B0" w:rsidRDefault="0095256A">
            <w:r>
              <w:rPr>
                <w:b/>
                <w:bCs/>
                <w:color w:val="FFFFFF"/>
                <w:sz w:val="19"/>
                <w:szCs w:val="19"/>
              </w:rPr>
              <w:t>Assigned To</w:t>
            </w:r>
          </w:p>
        </w:tc>
      </w:tr>
      <w:tr w:rsidR="00BB65B0" w14:paraId="59EBB1FC"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7FAAD4E2" w14:textId="77777777" w:rsidR="00BB65B0" w:rsidRDefault="0095256A">
            <w:r>
              <w:rPr>
                <w:color w:val="262626"/>
                <w:sz w:val="19"/>
                <w:szCs w:val="19"/>
              </w:rPr>
              <w:t>Project Manager</w:t>
            </w:r>
          </w:p>
        </w:tc>
        <w:tc>
          <w:tcPr>
            <w:tcW w:w="4200" w:type="dxa"/>
            <w:tcBorders>
              <w:top w:val="single" w:sz="4" w:space="0" w:color="BFBFBF"/>
              <w:left w:val="single" w:sz="4" w:space="0" w:color="BFBFBF"/>
              <w:bottom w:val="single" w:sz="4" w:space="0" w:color="BFBFBF"/>
              <w:right w:val="single" w:sz="4" w:space="0" w:color="BFBFBF"/>
            </w:tcBorders>
            <w:vAlign w:val="center"/>
          </w:tcPr>
          <w:p w14:paraId="57B5E24E" w14:textId="77777777" w:rsidR="00BB65B0" w:rsidRDefault="0095256A">
            <w:r>
              <w:rPr>
                <w:color w:val="262626"/>
                <w:sz w:val="19"/>
                <w:szCs w:val="19"/>
              </w:rPr>
              <w:t>Planning, tracking, stakeholder communication</w:t>
            </w:r>
          </w:p>
        </w:tc>
        <w:tc>
          <w:tcPr>
            <w:tcW w:w="1900" w:type="dxa"/>
            <w:tcBorders>
              <w:top w:val="single" w:sz="4" w:space="0" w:color="BFBFBF"/>
              <w:left w:val="single" w:sz="4" w:space="0" w:color="BFBFBF"/>
              <w:bottom w:val="single" w:sz="4" w:space="0" w:color="BFBFBF"/>
              <w:right w:val="single" w:sz="4" w:space="0" w:color="BFBFBF"/>
            </w:tcBorders>
            <w:vAlign w:val="center"/>
          </w:tcPr>
          <w:p w14:paraId="77B79C14" w14:textId="19D42213" w:rsidR="00BB65B0" w:rsidRDefault="004D6B91">
            <w:ins w:id="34" w:author="Woluman Urgesa" w:date="2026-07-30T14:26:00Z">
              <w:r>
                <w:rPr>
                  <w:color w:val="262626"/>
                  <w:sz w:val="19"/>
                  <w:szCs w:val="19"/>
                </w:rPr>
                <w:t xml:space="preserve">Mr. </w:t>
              </w:r>
            </w:ins>
            <w:proofErr w:type="spellStart"/>
            <w:r w:rsidR="0095256A">
              <w:rPr>
                <w:color w:val="262626"/>
                <w:sz w:val="19"/>
                <w:szCs w:val="19"/>
              </w:rPr>
              <w:t>Estifanos</w:t>
            </w:r>
            <w:proofErr w:type="spellEnd"/>
            <w:ins w:id="35" w:author="Woluman Urgesa" w:date="2026-07-31T16:29:00Z">
              <w:r w:rsidR="00B261E6">
                <w:rPr>
                  <w:color w:val="262626"/>
                  <w:sz w:val="19"/>
                  <w:szCs w:val="19"/>
                </w:rPr>
                <w:t xml:space="preserve"> </w:t>
              </w:r>
              <w:proofErr w:type="spellStart"/>
              <w:r w:rsidR="00B261E6">
                <w:rPr>
                  <w:color w:val="262626"/>
                  <w:sz w:val="19"/>
                  <w:szCs w:val="19"/>
                </w:rPr>
                <w:t>Alemseged</w:t>
              </w:r>
            </w:ins>
            <w:proofErr w:type="spellEnd"/>
          </w:p>
        </w:tc>
      </w:tr>
      <w:tr w:rsidR="00BB65B0" w14:paraId="0DFA652E"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218012A" w14:textId="77777777" w:rsidR="00BB65B0" w:rsidRDefault="0095256A">
            <w:r>
              <w:rPr>
                <w:color w:val="262626"/>
                <w:sz w:val="19"/>
                <w:szCs w:val="19"/>
              </w:rPr>
              <w:t>Backend Developer (Node.js/Express)</w:t>
            </w:r>
          </w:p>
        </w:tc>
        <w:tc>
          <w:tcPr>
            <w:tcW w:w="42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DF18253" w14:textId="77777777" w:rsidR="00BB65B0" w:rsidRDefault="0095256A">
            <w:r>
              <w:rPr>
                <w:color w:val="262626"/>
                <w:sz w:val="19"/>
                <w:szCs w:val="19"/>
              </w:rPr>
              <w:t>API development, business logic, D365FO integration; MS SQL Server schema design, performance, and backups</w:t>
            </w:r>
          </w:p>
        </w:tc>
        <w:tc>
          <w:tcPr>
            <w:tcW w:w="19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5216A5E" w14:textId="72AFEE86" w:rsidR="00BB65B0" w:rsidRDefault="004D6B91">
            <w:ins w:id="36" w:author="Woluman Urgesa" w:date="2026-07-30T14:26:00Z">
              <w:r>
                <w:rPr>
                  <w:color w:val="262626"/>
                  <w:sz w:val="19"/>
                  <w:szCs w:val="19"/>
                </w:rPr>
                <w:t xml:space="preserve">Mr. </w:t>
              </w:r>
            </w:ins>
            <w:r w:rsidR="0095256A">
              <w:rPr>
                <w:color w:val="262626"/>
                <w:sz w:val="19"/>
                <w:szCs w:val="19"/>
              </w:rPr>
              <w:t>Woluman Urgesa</w:t>
            </w:r>
          </w:p>
        </w:tc>
      </w:tr>
      <w:tr w:rsidR="00BB65B0" w14:paraId="56584D26"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5A083EB2" w14:textId="77777777" w:rsidR="00BB65B0" w:rsidRDefault="0095256A">
            <w:r>
              <w:rPr>
                <w:color w:val="262626"/>
                <w:sz w:val="19"/>
                <w:szCs w:val="19"/>
              </w:rPr>
              <w:t>Frontend Developer (Next.js)</w:t>
            </w:r>
          </w:p>
        </w:tc>
        <w:tc>
          <w:tcPr>
            <w:tcW w:w="4200" w:type="dxa"/>
            <w:tcBorders>
              <w:top w:val="single" w:sz="4" w:space="0" w:color="BFBFBF"/>
              <w:left w:val="single" w:sz="4" w:space="0" w:color="BFBFBF"/>
              <w:bottom w:val="single" w:sz="4" w:space="0" w:color="BFBFBF"/>
              <w:right w:val="single" w:sz="4" w:space="0" w:color="BFBFBF"/>
            </w:tcBorders>
            <w:vAlign w:val="center"/>
          </w:tcPr>
          <w:p w14:paraId="095A1A38" w14:textId="77777777" w:rsidR="00BB65B0" w:rsidRDefault="0095256A">
            <w:r>
              <w:rPr>
                <w:color w:val="262626"/>
                <w:sz w:val="19"/>
                <w:szCs w:val="19"/>
              </w:rPr>
              <w:t>Web admin portal, report builder UI; Power BI dashboard design, KPI modeling, report automation</w:t>
            </w:r>
          </w:p>
        </w:tc>
        <w:tc>
          <w:tcPr>
            <w:tcW w:w="1900" w:type="dxa"/>
            <w:tcBorders>
              <w:top w:val="single" w:sz="4" w:space="0" w:color="BFBFBF"/>
              <w:left w:val="single" w:sz="4" w:space="0" w:color="BFBFBF"/>
              <w:bottom w:val="single" w:sz="4" w:space="0" w:color="BFBFBF"/>
              <w:right w:val="single" w:sz="4" w:space="0" w:color="BFBFBF"/>
            </w:tcBorders>
            <w:vAlign w:val="center"/>
          </w:tcPr>
          <w:p w14:paraId="60AC8ADE" w14:textId="634C2965" w:rsidR="00BB65B0" w:rsidRDefault="004D6B91">
            <w:ins w:id="37" w:author="Woluman Urgesa" w:date="2026-07-30T14:26:00Z">
              <w:r>
                <w:rPr>
                  <w:color w:val="262626"/>
                  <w:sz w:val="19"/>
                  <w:szCs w:val="19"/>
                </w:rPr>
                <w:t xml:space="preserve">Mr. </w:t>
              </w:r>
            </w:ins>
            <w:r w:rsidR="0095256A">
              <w:rPr>
                <w:color w:val="262626"/>
                <w:sz w:val="19"/>
                <w:szCs w:val="19"/>
              </w:rPr>
              <w:t>Woluman Urgesa</w:t>
            </w:r>
          </w:p>
        </w:tc>
      </w:tr>
      <w:tr w:rsidR="00BB65B0" w14:paraId="06A16D1D" w14:textId="77777777">
        <w:tc>
          <w:tcPr>
            <w:tcW w:w="3200" w:type="dxa"/>
            <w:tcBorders>
              <w:top w:val="single" w:sz="4" w:space="0" w:color="BFBFBF"/>
              <w:left w:val="single" w:sz="4" w:space="0" w:color="BFBFBF"/>
              <w:bottom w:val="single" w:sz="4" w:space="0" w:color="BFBFBF"/>
              <w:right w:val="single" w:sz="4" w:space="0" w:color="BFBFBF"/>
            </w:tcBorders>
            <w:vAlign w:val="center"/>
          </w:tcPr>
          <w:p w14:paraId="1494973B" w14:textId="77777777" w:rsidR="00BB65B0" w:rsidRDefault="0095256A">
            <w:r>
              <w:rPr>
                <w:color w:val="262626"/>
                <w:sz w:val="19"/>
                <w:szCs w:val="19"/>
              </w:rPr>
              <w:t>QA / Test Engineer</w:t>
            </w:r>
          </w:p>
        </w:tc>
        <w:tc>
          <w:tcPr>
            <w:tcW w:w="4200" w:type="dxa"/>
            <w:tcBorders>
              <w:top w:val="single" w:sz="4" w:space="0" w:color="BFBFBF"/>
              <w:left w:val="single" w:sz="4" w:space="0" w:color="BFBFBF"/>
              <w:bottom w:val="single" w:sz="4" w:space="0" w:color="BFBFBF"/>
              <w:right w:val="single" w:sz="4" w:space="0" w:color="BFBFBF"/>
            </w:tcBorders>
            <w:vAlign w:val="center"/>
          </w:tcPr>
          <w:p w14:paraId="237A5F8B" w14:textId="77777777" w:rsidR="00BB65B0" w:rsidRDefault="0095256A">
            <w:r>
              <w:rPr>
                <w:color w:val="262626"/>
                <w:sz w:val="19"/>
                <w:szCs w:val="19"/>
              </w:rPr>
              <w:t>Test planning, functional testing, UAT support</w:t>
            </w:r>
          </w:p>
        </w:tc>
        <w:tc>
          <w:tcPr>
            <w:tcW w:w="1900" w:type="dxa"/>
            <w:tcBorders>
              <w:top w:val="single" w:sz="4" w:space="0" w:color="BFBFBF"/>
              <w:left w:val="single" w:sz="4" w:space="0" w:color="BFBFBF"/>
              <w:bottom w:val="single" w:sz="4" w:space="0" w:color="BFBFBF"/>
              <w:right w:val="single" w:sz="4" w:space="0" w:color="BFBFBF"/>
            </w:tcBorders>
            <w:vAlign w:val="center"/>
          </w:tcPr>
          <w:p w14:paraId="28B01850" w14:textId="0A8F6132" w:rsidR="00BB65B0" w:rsidRDefault="004D6B91">
            <w:ins w:id="38" w:author="Woluman Urgesa" w:date="2026-07-30T14:26:00Z">
              <w:r>
                <w:rPr>
                  <w:color w:val="262626"/>
                  <w:sz w:val="19"/>
                  <w:szCs w:val="19"/>
                </w:rPr>
                <w:t xml:space="preserve">Mr. </w:t>
              </w:r>
            </w:ins>
            <w:proofErr w:type="spellStart"/>
            <w:r w:rsidR="0095256A">
              <w:rPr>
                <w:color w:val="262626"/>
                <w:sz w:val="19"/>
                <w:szCs w:val="19"/>
              </w:rPr>
              <w:t>Hirko</w:t>
            </w:r>
            <w:proofErr w:type="spellEnd"/>
            <w:r w:rsidR="0095256A">
              <w:rPr>
                <w:color w:val="262626"/>
                <w:sz w:val="19"/>
                <w:szCs w:val="19"/>
              </w:rPr>
              <w:t xml:space="preserve"> </w:t>
            </w:r>
            <w:proofErr w:type="spellStart"/>
            <w:r w:rsidR="0095256A">
              <w:rPr>
                <w:color w:val="262626"/>
                <w:sz w:val="19"/>
                <w:szCs w:val="19"/>
              </w:rPr>
              <w:t>Gemechu</w:t>
            </w:r>
            <w:proofErr w:type="spellEnd"/>
          </w:p>
        </w:tc>
      </w:tr>
    </w:tbl>
    <w:p w14:paraId="79E39FEA" w14:textId="77777777" w:rsidR="00BB65B0" w:rsidRDefault="0095256A">
      <w:pPr>
        <w:pStyle w:val="Heading2"/>
        <w:spacing w:before="300" w:after="150"/>
      </w:pPr>
      <w:bookmarkStart w:id="39" w:name="_Toc233846012"/>
      <w:r>
        <w:rPr>
          <w:b/>
          <w:bCs/>
          <w:color w:val="2E5395"/>
          <w:sz w:val="24"/>
          <w:szCs w:val="24"/>
        </w:rPr>
        <w:t>5.2 Reporting Structure</w:t>
      </w:r>
      <w:bookmarkEnd w:id="39"/>
    </w:p>
    <w:p w14:paraId="2C7ABE8F" w14:textId="77777777" w:rsidR="00BB65B0" w:rsidRDefault="0095256A">
      <w:pPr>
        <w:spacing w:after="160" w:line="276" w:lineRule="auto"/>
      </w:pPr>
      <w:r>
        <w:rPr>
          <w:color w:val="262626"/>
        </w:rPr>
        <w:t>The Project Manager reports to the IT Department Head and the Marketing Department sponsor. Team members report to the Project Manager for the duration of the project.</w:t>
      </w:r>
    </w:p>
    <w:p w14:paraId="7BED32D0" w14:textId="77777777" w:rsidR="00BB65B0" w:rsidRDefault="0095256A">
      <w:r>
        <w:br w:type="page"/>
      </w:r>
    </w:p>
    <w:p w14:paraId="55C33E9C" w14:textId="77777777" w:rsidR="00BB65B0" w:rsidRDefault="0095256A">
      <w:pPr>
        <w:pStyle w:val="Heading1"/>
        <w:pBdr>
          <w:bottom w:val="single" w:sz="6" w:space="4" w:color="1F3864"/>
        </w:pBdr>
        <w:spacing w:after="200"/>
      </w:pPr>
      <w:bookmarkStart w:id="40" w:name="_Toc233846013"/>
      <w:r>
        <w:rPr>
          <w:b/>
          <w:bCs/>
          <w:color w:val="1F3864"/>
          <w:sz w:val="30"/>
          <w:szCs w:val="30"/>
        </w:rPr>
        <w:lastRenderedPageBreak/>
        <w:t>6. Product Backlog Creation</w:t>
      </w:r>
      <w:bookmarkEnd w:id="40"/>
    </w:p>
    <w:p w14:paraId="3E45D9FD" w14:textId="77777777" w:rsidR="00BB65B0" w:rsidRDefault="0095256A">
      <w:pPr>
        <w:pStyle w:val="Heading2"/>
        <w:spacing w:before="300" w:after="150"/>
      </w:pPr>
      <w:bookmarkStart w:id="41" w:name="_Toc233846014"/>
      <w:r>
        <w:rPr>
          <w:b/>
          <w:bCs/>
          <w:color w:val="2E5395"/>
          <w:sz w:val="24"/>
          <w:szCs w:val="24"/>
        </w:rPr>
        <w:t>6.1 Epics</w:t>
      </w:r>
      <w:bookmarkEnd w:id="41"/>
    </w:p>
    <w:tbl>
      <w:tblPr>
        <w:tblW w:w="9300" w:type="dxa"/>
        <w:tblLayout w:type="fixed"/>
        <w:tblCellMar>
          <w:top w:w="80" w:type="dxa"/>
          <w:left w:w="100" w:type="dxa"/>
          <w:bottom w:w="80" w:type="dxa"/>
          <w:right w:w="100" w:type="dxa"/>
        </w:tblCellMar>
        <w:tblLook w:val="0000" w:firstRow="0" w:lastRow="0" w:firstColumn="0" w:lastColumn="0" w:noHBand="0" w:noVBand="0"/>
      </w:tblPr>
      <w:tblGrid>
        <w:gridCol w:w="1500"/>
        <w:gridCol w:w="5799"/>
        <w:gridCol w:w="2001"/>
      </w:tblGrid>
      <w:tr w:rsidR="00BB65B0" w14:paraId="6F39381A"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8C8874B" w14:textId="77777777" w:rsidR="00BB65B0" w:rsidRDefault="0095256A">
            <w:r>
              <w:rPr>
                <w:b/>
                <w:bCs/>
                <w:color w:val="FFFFFF"/>
                <w:sz w:val="19"/>
                <w:szCs w:val="19"/>
              </w:rPr>
              <w:t>Epic ID</w:t>
            </w:r>
          </w:p>
        </w:tc>
        <w:tc>
          <w:tcPr>
            <w:tcW w:w="57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FFB0D8E" w14:textId="77777777" w:rsidR="00BB65B0" w:rsidRDefault="0095256A">
            <w:r>
              <w:rPr>
                <w:b/>
                <w:bCs/>
                <w:color w:val="FFFFFF"/>
                <w:sz w:val="19"/>
                <w:szCs w:val="19"/>
              </w:rPr>
              <w:t>Epic</w:t>
            </w:r>
          </w:p>
        </w:tc>
        <w:tc>
          <w:tcPr>
            <w:tcW w:w="20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D43DB1A" w14:textId="77777777" w:rsidR="00BB65B0" w:rsidRDefault="0095256A">
            <w:r>
              <w:rPr>
                <w:b/>
                <w:bCs/>
                <w:color w:val="FFFFFF"/>
                <w:sz w:val="19"/>
                <w:szCs w:val="19"/>
              </w:rPr>
              <w:t>Priority</w:t>
            </w:r>
          </w:p>
        </w:tc>
      </w:tr>
      <w:tr w:rsidR="00BB65B0" w14:paraId="74D07151"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12A3E7A" w14:textId="77777777" w:rsidR="00BB65B0" w:rsidRDefault="0095256A">
            <w:r>
              <w:rPr>
                <w:color w:val="262626"/>
                <w:sz w:val="19"/>
                <w:szCs w:val="19"/>
              </w:rPr>
              <w:t>EPIC-01</w:t>
            </w:r>
          </w:p>
        </w:tc>
        <w:tc>
          <w:tcPr>
            <w:tcW w:w="57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CAB79B4" w14:textId="77777777" w:rsidR="00BB65B0" w:rsidRDefault="0095256A">
            <w:r>
              <w:rPr>
                <w:color w:val="262626"/>
                <w:sz w:val="19"/>
                <w:szCs w:val="19"/>
              </w:rPr>
              <w:t>Survey &amp; Questionnaire Builder</w:t>
            </w:r>
          </w:p>
        </w:tc>
        <w:tc>
          <w:tcPr>
            <w:tcW w:w="20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968CEBF" w14:textId="77777777" w:rsidR="00BB65B0" w:rsidRDefault="0095256A">
            <w:r>
              <w:rPr>
                <w:color w:val="262626"/>
                <w:sz w:val="19"/>
                <w:szCs w:val="19"/>
              </w:rPr>
              <w:t>High</w:t>
            </w:r>
          </w:p>
        </w:tc>
      </w:tr>
      <w:tr w:rsidR="00BB65B0" w14:paraId="78AD65B3"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B981AE5" w14:textId="77777777" w:rsidR="00BB65B0" w:rsidRDefault="0095256A">
            <w:r>
              <w:rPr>
                <w:color w:val="262626"/>
                <w:sz w:val="19"/>
                <w:szCs w:val="19"/>
              </w:rPr>
              <w:t>EPIC-02</w:t>
            </w:r>
          </w:p>
        </w:tc>
        <w:tc>
          <w:tcPr>
            <w:tcW w:w="57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54CC7BE" w14:textId="77777777" w:rsidR="00BB65B0" w:rsidRDefault="0095256A">
            <w:r>
              <w:rPr>
                <w:color w:val="262626"/>
                <w:sz w:val="19"/>
                <w:szCs w:val="19"/>
              </w:rPr>
              <w:t>Competitor &amp; Pricing Module</w:t>
            </w:r>
          </w:p>
        </w:tc>
        <w:tc>
          <w:tcPr>
            <w:tcW w:w="20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D9783F0" w14:textId="77777777" w:rsidR="00BB65B0" w:rsidRDefault="0095256A">
            <w:r>
              <w:rPr>
                <w:color w:val="262626"/>
                <w:sz w:val="19"/>
                <w:szCs w:val="19"/>
              </w:rPr>
              <w:t>High</w:t>
            </w:r>
          </w:p>
        </w:tc>
      </w:tr>
      <w:tr w:rsidR="00BB65B0" w14:paraId="37ED62DE" w14:textId="77777777">
        <w:tc>
          <w:tcPr>
            <w:tcW w:w="1500" w:type="dxa"/>
            <w:tcBorders>
              <w:top w:val="single" w:sz="4" w:space="0" w:color="BFBFBF"/>
              <w:left w:val="single" w:sz="4" w:space="0" w:color="BFBFBF"/>
              <w:bottom w:val="single" w:sz="4" w:space="0" w:color="BFBFBF"/>
              <w:right w:val="single" w:sz="4" w:space="0" w:color="BFBFBF"/>
            </w:tcBorders>
            <w:vAlign w:val="center"/>
          </w:tcPr>
          <w:p w14:paraId="2F238A3A" w14:textId="77777777" w:rsidR="00BB65B0" w:rsidRDefault="0095256A">
            <w:r>
              <w:rPr>
                <w:color w:val="262626"/>
                <w:sz w:val="19"/>
                <w:szCs w:val="19"/>
              </w:rPr>
              <w:t>EPIC-03</w:t>
            </w:r>
          </w:p>
        </w:tc>
        <w:tc>
          <w:tcPr>
            <w:tcW w:w="5799" w:type="dxa"/>
            <w:tcBorders>
              <w:top w:val="single" w:sz="4" w:space="0" w:color="BFBFBF"/>
              <w:left w:val="single" w:sz="4" w:space="0" w:color="BFBFBF"/>
              <w:bottom w:val="single" w:sz="4" w:space="0" w:color="BFBFBF"/>
              <w:right w:val="single" w:sz="4" w:space="0" w:color="BFBFBF"/>
            </w:tcBorders>
            <w:vAlign w:val="center"/>
          </w:tcPr>
          <w:p w14:paraId="017A92D7" w14:textId="77777777" w:rsidR="00BB65B0" w:rsidRDefault="0095256A">
            <w:r>
              <w:rPr>
                <w:color w:val="262626"/>
                <w:sz w:val="19"/>
                <w:szCs w:val="19"/>
              </w:rPr>
              <w:t>D365FO Integration (customer, sales, product data)</w:t>
            </w:r>
          </w:p>
        </w:tc>
        <w:tc>
          <w:tcPr>
            <w:tcW w:w="2001" w:type="dxa"/>
            <w:tcBorders>
              <w:top w:val="single" w:sz="4" w:space="0" w:color="BFBFBF"/>
              <w:left w:val="single" w:sz="4" w:space="0" w:color="BFBFBF"/>
              <w:bottom w:val="single" w:sz="4" w:space="0" w:color="BFBFBF"/>
              <w:right w:val="single" w:sz="4" w:space="0" w:color="BFBFBF"/>
            </w:tcBorders>
            <w:vAlign w:val="center"/>
          </w:tcPr>
          <w:p w14:paraId="565FE552" w14:textId="77777777" w:rsidR="00BB65B0" w:rsidRDefault="0095256A">
            <w:r>
              <w:rPr>
                <w:color w:val="262626"/>
                <w:sz w:val="19"/>
                <w:szCs w:val="19"/>
              </w:rPr>
              <w:t>High</w:t>
            </w:r>
          </w:p>
        </w:tc>
      </w:tr>
      <w:tr w:rsidR="00BB65B0" w14:paraId="26BEF446"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8F6A90E" w14:textId="77777777" w:rsidR="00BB65B0" w:rsidRDefault="0095256A">
            <w:r>
              <w:rPr>
                <w:color w:val="262626"/>
                <w:sz w:val="19"/>
                <w:szCs w:val="19"/>
              </w:rPr>
              <w:t>EPIC-04</w:t>
            </w:r>
          </w:p>
        </w:tc>
        <w:tc>
          <w:tcPr>
            <w:tcW w:w="57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9C03FBA" w14:textId="77777777" w:rsidR="00BB65B0" w:rsidRDefault="0095256A">
            <w:r>
              <w:rPr>
                <w:color w:val="262626"/>
                <w:sz w:val="19"/>
                <w:szCs w:val="19"/>
              </w:rPr>
              <w:t>CUAS Integration (login &amp; role-based access)</w:t>
            </w:r>
          </w:p>
        </w:tc>
        <w:tc>
          <w:tcPr>
            <w:tcW w:w="20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F597A8A" w14:textId="77777777" w:rsidR="00BB65B0" w:rsidRDefault="0095256A">
            <w:r>
              <w:rPr>
                <w:color w:val="262626"/>
                <w:sz w:val="19"/>
                <w:szCs w:val="19"/>
              </w:rPr>
              <w:t>High</w:t>
            </w:r>
          </w:p>
        </w:tc>
      </w:tr>
      <w:tr w:rsidR="00BB65B0" w14:paraId="3C975CE8" w14:textId="77777777">
        <w:tc>
          <w:tcPr>
            <w:tcW w:w="1500" w:type="dxa"/>
            <w:tcBorders>
              <w:top w:val="single" w:sz="4" w:space="0" w:color="BFBFBF"/>
              <w:left w:val="single" w:sz="4" w:space="0" w:color="BFBFBF"/>
              <w:bottom w:val="single" w:sz="4" w:space="0" w:color="BFBFBF"/>
              <w:right w:val="single" w:sz="4" w:space="0" w:color="BFBFBF"/>
            </w:tcBorders>
            <w:vAlign w:val="center"/>
          </w:tcPr>
          <w:p w14:paraId="06ADE9E4" w14:textId="77777777" w:rsidR="00BB65B0" w:rsidRDefault="0095256A">
            <w:r>
              <w:rPr>
                <w:color w:val="262626"/>
                <w:sz w:val="19"/>
                <w:szCs w:val="19"/>
              </w:rPr>
              <w:t>EPIC-05</w:t>
            </w:r>
          </w:p>
        </w:tc>
        <w:tc>
          <w:tcPr>
            <w:tcW w:w="5799" w:type="dxa"/>
            <w:tcBorders>
              <w:top w:val="single" w:sz="4" w:space="0" w:color="BFBFBF"/>
              <w:left w:val="single" w:sz="4" w:space="0" w:color="BFBFBF"/>
              <w:bottom w:val="single" w:sz="4" w:space="0" w:color="BFBFBF"/>
              <w:right w:val="single" w:sz="4" w:space="0" w:color="BFBFBF"/>
            </w:tcBorders>
            <w:vAlign w:val="center"/>
          </w:tcPr>
          <w:p w14:paraId="58F275BE" w14:textId="77777777" w:rsidR="00BB65B0" w:rsidRDefault="0095256A">
            <w:r>
              <w:rPr>
                <w:color w:val="262626"/>
                <w:sz w:val="19"/>
                <w:szCs w:val="19"/>
              </w:rPr>
              <w:t>CNS Integration (email, SMS, WhatsApp notifications)</w:t>
            </w:r>
          </w:p>
        </w:tc>
        <w:tc>
          <w:tcPr>
            <w:tcW w:w="2001" w:type="dxa"/>
            <w:tcBorders>
              <w:top w:val="single" w:sz="4" w:space="0" w:color="BFBFBF"/>
              <w:left w:val="single" w:sz="4" w:space="0" w:color="BFBFBF"/>
              <w:bottom w:val="single" w:sz="4" w:space="0" w:color="BFBFBF"/>
              <w:right w:val="single" w:sz="4" w:space="0" w:color="BFBFBF"/>
            </w:tcBorders>
            <w:vAlign w:val="center"/>
          </w:tcPr>
          <w:p w14:paraId="689BD06A" w14:textId="77777777" w:rsidR="00BB65B0" w:rsidRDefault="0095256A">
            <w:r>
              <w:rPr>
                <w:color w:val="262626"/>
                <w:sz w:val="19"/>
                <w:szCs w:val="19"/>
              </w:rPr>
              <w:t>Medium</w:t>
            </w:r>
          </w:p>
        </w:tc>
      </w:tr>
      <w:tr w:rsidR="00BB65B0" w14:paraId="400B5EE9" w14:textId="77777777">
        <w:tc>
          <w:tcPr>
            <w:tcW w:w="15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5D4076D" w14:textId="77777777" w:rsidR="00BB65B0" w:rsidRDefault="0095256A">
            <w:r>
              <w:rPr>
                <w:color w:val="262626"/>
                <w:sz w:val="19"/>
                <w:szCs w:val="19"/>
              </w:rPr>
              <w:t>EPIC-06</w:t>
            </w:r>
          </w:p>
        </w:tc>
        <w:tc>
          <w:tcPr>
            <w:tcW w:w="57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22D9D98" w14:textId="77777777" w:rsidR="00BB65B0" w:rsidRDefault="0095256A">
            <w:r>
              <w:rPr>
                <w:color w:val="262626"/>
                <w:sz w:val="19"/>
                <w:szCs w:val="19"/>
              </w:rPr>
              <w:t>Power BI Dashboards &amp; Basic Reports</w:t>
            </w:r>
          </w:p>
        </w:tc>
        <w:tc>
          <w:tcPr>
            <w:tcW w:w="20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B037E27" w14:textId="77777777" w:rsidR="00BB65B0" w:rsidRDefault="0095256A">
            <w:r>
              <w:rPr>
                <w:color w:val="262626"/>
                <w:sz w:val="19"/>
                <w:szCs w:val="19"/>
              </w:rPr>
              <w:t>High</w:t>
            </w:r>
          </w:p>
        </w:tc>
      </w:tr>
    </w:tbl>
    <w:p w14:paraId="0F44D8BB" w14:textId="77777777" w:rsidR="00BB65B0" w:rsidRDefault="0095256A">
      <w:pPr>
        <w:pStyle w:val="Heading2"/>
        <w:spacing w:before="300" w:after="150"/>
      </w:pPr>
      <w:bookmarkStart w:id="42" w:name="_Toc233846015"/>
      <w:r>
        <w:rPr>
          <w:b/>
          <w:bCs/>
          <w:color w:val="2E5395"/>
          <w:sz w:val="24"/>
          <w:szCs w:val="24"/>
        </w:rPr>
        <w:t>6.2 Sample User Stories</w:t>
      </w:r>
      <w:bookmarkEnd w:id="42"/>
    </w:p>
    <w:p w14:paraId="5F3B275E" w14:textId="77777777" w:rsidR="00BB65B0" w:rsidRDefault="0095256A">
      <w:pPr>
        <w:pStyle w:val="ListParagraph"/>
        <w:numPr>
          <w:ilvl w:val="0"/>
          <w:numId w:val="1"/>
        </w:numPr>
        <w:spacing w:after="80"/>
      </w:pPr>
      <w:r>
        <w:rPr>
          <w:color w:val="262626"/>
        </w:rPr>
        <w:t>As a marketing officer, I can log a market visit report through the web portal.</w:t>
      </w:r>
    </w:p>
    <w:p w14:paraId="7B622C25" w14:textId="77777777" w:rsidR="00BB65B0" w:rsidRDefault="0095256A">
      <w:pPr>
        <w:pStyle w:val="ListParagraph"/>
        <w:numPr>
          <w:ilvl w:val="0"/>
          <w:numId w:val="1"/>
        </w:numPr>
        <w:spacing w:after="80"/>
      </w:pPr>
      <w:r>
        <w:rPr>
          <w:color w:val="262626"/>
        </w:rPr>
        <w:t>As a user, I can log in using my normal company account through CUAS.</w:t>
      </w:r>
    </w:p>
    <w:p w14:paraId="00446FF8" w14:textId="77777777" w:rsidR="00BB65B0" w:rsidRDefault="0095256A">
      <w:pPr>
        <w:pStyle w:val="ListParagraph"/>
        <w:numPr>
          <w:ilvl w:val="0"/>
          <w:numId w:val="1"/>
        </w:numPr>
        <w:spacing w:after="80"/>
      </w:pPr>
      <w:r>
        <w:rPr>
          <w:color w:val="262626"/>
        </w:rPr>
        <w:t>As a marketing manager, I get a WhatsApp or email alert (via CNS) when a new report is submitted.</w:t>
      </w:r>
    </w:p>
    <w:p w14:paraId="5C883F8E" w14:textId="77777777" w:rsidR="00BB65B0" w:rsidRDefault="0095256A">
      <w:pPr>
        <w:pStyle w:val="ListParagraph"/>
        <w:numPr>
          <w:ilvl w:val="0"/>
          <w:numId w:val="1"/>
        </w:numPr>
        <w:spacing w:after="80"/>
      </w:pPr>
      <w:r>
        <w:rPr>
          <w:color w:val="262626"/>
        </w:rPr>
        <w:t>As a marketing analyst, I can compare our pricing to competitor pricing on a dashboard.</w:t>
      </w:r>
    </w:p>
    <w:p w14:paraId="71FB08D8" w14:textId="77777777" w:rsidR="00BB65B0" w:rsidRDefault="0095256A">
      <w:pPr>
        <w:pStyle w:val="Heading2"/>
        <w:spacing w:before="300" w:after="150"/>
      </w:pPr>
      <w:bookmarkStart w:id="43" w:name="_Toc233846016"/>
      <w:r>
        <w:rPr>
          <w:b/>
          <w:bCs/>
          <w:color w:val="2E5395"/>
          <w:sz w:val="24"/>
          <w:szCs w:val="24"/>
        </w:rPr>
        <w:t>6.3 Backlog Grooming</w:t>
      </w:r>
      <w:bookmarkEnd w:id="43"/>
    </w:p>
    <w:p w14:paraId="468F4207" w14:textId="77777777" w:rsidR="00BB65B0" w:rsidRDefault="0095256A">
      <w:pPr>
        <w:spacing w:after="160" w:line="276" w:lineRule="auto"/>
      </w:pPr>
      <w:r>
        <w:rPr>
          <w:color w:val="262626"/>
        </w:rPr>
        <w:t>The backlog is reviewed at the end of each sprint, with the Marketing Intelligence Officer involved in prioritization.</w:t>
      </w:r>
    </w:p>
    <w:p w14:paraId="00E4CE41" w14:textId="77777777" w:rsidR="00BB65B0" w:rsidRDefault="0095256A">
      <w:r>
        <w:br w:type="page"/>
      </w:r>
    </w:p>
    <w:p w14:paraId="64C94091" w14:textId="77777777" w:rsidR="00BB65B0" w:rsidRDefault="0095256A">
      <w:pPr>
        <w:pStyle w:val="Heading1"/>
        <w:pBdr>
          <w:bottom w:val="single" w:sz="6" w:space="4" w:color="1F3864"/>
        </w:pBdr>
        <w:spacing w:after="200"/>
      </w:pPr>
      <w:bookmarkStart w:id="44" w:name="_Toc233846017"/>
      <w:r>
        <w:rPr>
          <w:b/>
          <w:bCs/>
          <w:color w:val="1F3864"/>
          <w:sz w:val="30"/>
          <w:szCs w:val="30"/>
        </w:rPr>
        <w:lastRenderedPageBreak/>
        <w:t>7. Sprint Planning — Sprint 0</w:t>
      </w:r>
      <w:bookmarkEnd w:id="44"/>
    </w:p>
    <w:p w14:paraId="17BEFA48" w14:textId="77777777" w:rsidR="00BB65B0" w:rsidRDefault="0095256A">
      <w:pPr>
        <w:pStyle w:val="Heading2"/>
        <w:spacing w:before="300" w:after="150"/>
      </w:pPr>
      <w:bookmarkStart w:id="45" w:name="_Toc233846018"/>
      <w:r>
        <w:rPr>
          <w:b/>
          <w:bCs/>
          <w:color w:val="2E5395"/>
          <w:sz w:val="24"/>
          <w:szCs w:val="24"/>
        </w:rPr>
        <w:t>7.1 Objective</w:t>
      </w:r>
      <w:bookmarkEnd w:id="45"/>
    </w:p>
    <w:p w14:paraId="149467E9" w14:textId="77777777" w:rsidR="00BB65B0" w:rsidRDefault="0095256A">
      <w:pPr>
        <w:spacing w:after="160" w:line="276" w:lineRule="auto"/>
      </w:pPr>
      <w:r>
        <w:rPr>
          <w:color w:val="262626"/>
        </w:rPr>
        <w:t>Sprint 0 sets up the technical foundation before feature development starts. It runs for Week 1 of the 6-week schedule.</w:t>
      </w:r>
    </w:p>
    <w:p w14:paraId="1C6321A0" w14:textId="77777777" w:rsidR="00BB65B0" w:rsidRDefault="0095256A">
      <w:pPr>
        <w:pStyle w:val="Heading2"/>
        <w:spacing w:before="300" w:after="150"/>
      </w:pPr>
      <w:bookmarkStart w:id="46" w:name="_Toc233846019"/>
      <w:r>
        <w:rPr>
          <w:b/>
          <w:bCs/>
          <w:color w:val="2E5395"/>
          <w:sz w:val="24"/>
          <w:szCs w:val="24"/>
        </w:rPr>
        <w:t>7.2 Key Activities</w:t>
      </w:r>
      <w:bookmarkEnd w:id="46"/>
    </w:p>
    <w:p w14:paraId="220DB1A5" w14:textId="77777777" w:rsidR="00BB65B0" w:rsidRDefault="0095256A">
      <w:pPr>
        <w:pStyle w:val="ListParagraph"/>
        <w:numPr>
          <w:ilvl w:val="0"/>
          <w:numId w:val="1"/>
        </w:numPr>
        <w:spacing w:after="80"/>
      </w:pPr>
      <w:r>
        <w:rPr>
          <w:color w:val="262626"/>
        </w:rPr>
        <w:t>Confirm architecture: Node.js/Express API, Next.js portal, MS SQL Server database.</w:t>
      </w:r>
    </w:p>
    <w:p w14:paraId="0264DB77" w14:textId="77777777" w:rsidR="00BB65B0" w:rsidRDefault="0095256A">
      <w:pPr>
        <w:pStyle w:val="ListParagraph"/>
        <w:numPr>
          <w:ilvl w:val="0"/>
          <w:numId w:val="1"/>
        </w:numPr>
        <w:spacing w:after="80"/>
      </w:pPr>
      <w:r>
        <w:rPr>
          <w:color w:val="262626"/>
        </w:rPr>
        <w:t>Set up development and staging environments and source control.</w:t>
      </w:r>
    </w:p>
    <w:p w14:paraId="72441382" w14:textId="77777777" w:rsidR="00BB65B0" w:rsidRDefault="0095256A">
      <w:pPr>
        <w:pStyle w:val="ListParagraph"/>
        <w:numPr>
          <w:ilvl w:val="0"/>
          <w:numId w:val="1"/>
        </w:numPr>
        <w:spacing w:after="80"/>
      </w:pPr>
      <w:r>
        <w:rPr>
          <w:color w:val="262626"/>
        </w:rPr>
        <w:t>Confirm API access for D365FO, CUAS, and CNS.</w:t>
      </w:r>
    </w:p>
    <w:p w14:paraId="38AD53AC" w14:textId="77777777" w:rsidR="00BB65B0" w:rsidRDefault="0095256A">
      <w:pPr>
        <w:pStyle w:val="ListParagraph"/>
        <w:numPr>
          <w:ilvl w:val="0"/>
          <w:numId w:val="1"/>
        </w:numPr>
        <w:spacing w:after="80"/>
      </w:pPr>
      <w:r>
        <w:rPr>
          <w:color w:val="262626"/>
        </w:rPr>
        <w:t>Set up the Power BI workspace.</w:t>
      </w:r>
    </w:p>
    <w:p w14:paraId="6C6FB82F" w14:textId="77777777" w:rsidR="00BB65B0" w:rsidRDefault="0095256A">
      <w:pPr>
        <w:pStyle w:val="ListParagraph"/>
        <w:numPr>
          <w:ilvl w:val="0"/>
          <w:numId w:val="1"/>
        </w:numPr>
        <w:spacing w:after="80"/>
      </w:pPr>
      <w:r>
        <w:rPr>
          <w:color w:val="262626"/>
        </w:rPr>
        <w:t>Groom and estimate the backlog (Section 6).</w:t>
      </w:r>
    </w:p>
    <w:p w14:paraId="14F9E6F3" w14:textId="77777777" w:rsidR="00BB65B0" w:rsidRDefault="0095256A">
      <w:pPr>
        <w:pStyle w:val="Heading2"/>
        <w:spacing w:before="300" w:after="150"/>
      </w:pPr>
      <w:bookmarkStart w:id="47" w:name="_Toc233846020"/>
      <w:r>
        <w:rPr>
          <w:b/>
          <w:bCs/>
          <w:color w:val="2E5395"/>
          <w:sz w:val="24"/>
          <w:szCs w:val="24"/>
        </w:rPr>
        <w:t>7.3 Exit Criteria</w:t>
      </w:r>
      <w:bookmarkEnd w:id="47"/>
    </w:p>
    <w:p w14:paraId="521DC621" w14:textId="77777777" w:rsidR="00BB65B0" w:rsidRDefault="0095256A">
      <w:pPr>
        <w:pStyle w:val="ListParagraph"/>
        <w:numPr>
          <w:ilvl w:val="0"/>
          <w:numId w:val="1"/>
        </w:numPr>
        <w:spacing w:after="80"/>
      </w:pPr>
      <w:r>
        <w:rPr>
          <w:color w:val="262626"/>
        </w:rPr>
        <w:t>Environments are ready for all team members.</w:t>
      </w:r>
    </w:p>
    <w:p w14:paraId="5B46AF43" w14:textId="77777777" w:rsidR="00BB65B0" w:rsidRDefault="0095256A">
      <w:pPr>
        <w:pStyle w:val="ListParagraph"/>
        <w:numPr>
          <w:ilvl w:val="0"/>
          <w:numId w:val="1"/>
        </w:numPr>
        <w:spacing w:after="80"/>
      </w:pPr>
      <w:r>
        <w:rPr>
          <w:color w:val="262626"/>
        </w:rPr>
        <w:t>D365FO, CUAS, and CNS access is confirmed.</w:t>
      </w:r>
    </w:p>
    <w:p w14:paraId="41BE7DEC" w14:textId="77777777" w:rsidR="00BB65B0" w:rsidRDefault="0095256A">
      <w:pPr>
        <w:pStyle w:val="ListParagraph"/>
        <w:numPr>
          <w:ilvl w:val="0"/>
          <w:numId w:val="1"/>
        </w:numPr>
        <w:spacing w:after="80"/>
      </w:pPr>
      <w:r>
        <w:rPr>
          <w:color w:val="262626"/>
        </w:rPr>
        <w:t>Backlog is estimated and ready for Sprint 1.</w:t>
      </w:r>
    </w:p>
    <w:p w14:paraId="43F1A5BE" w14:textId="77777777" w:rsidR="00BB65B0" w:rsidRDefault="0095256A">
      <w:r>
        <w:br w:type="page"/>
      </w:r>
    </w:p>
    <w:p w14:paraId="28705027" w14:textId="77777777" w:rsidR="00BB65B0" w:rsidRDefault="0095256A">
      <w:pPr>
        <w:pStyle w:val="Heading1"/>
        <w:pBdr>
          <w:bottom w:val="single" w:sz="6" w:space="4" w:color="1F3864"/>
        </w:pBdr>
        <w:spacing w:after="200"/>
      </w:pPr>
      <w:bookmarkStart w:id="48" w:name="_Toc233846021"/>
      <w:r>
        <w:rPr>
          <w:b/>
          <w:bCs/>
          <w:color w:val="1F3864"/>
          <w:sz w:val="30"/>
          <w:szCs w:val="30"/>
        </w:rPr>
        <w:lastRenderedPageBreak/>
        <w:t>8. Project Plan</w:t>
      </w:r>
      <w:bookmarkEnd w:id="48"/>
    </w:p>
    <w:p w14:paraId="77BFB1BF" w14:textId="77777777" w:rsidR="00BB65B0" w:rsidRDefault="0095256A">
      <w:pPr>
        <w:pStyle w:val="Heading2"/>
        <w:spacing w:before="300" w:after="150"/>
      </w:pPr>
      <w:bookmarkStart w:id="49" w:name="_Toc233846022"/>
      <w:r>
        <w:rPr>
          <w:b/>
          <w:bCs/>
          <w:color w:val="2E5395"/>
          <w:sz w:val="24"/>
          <w:szCs w:val="24"/>
        </w:rPr>
        <w:t>8.1 Delivery Approach</w:t>
      </w:r>
      <w:bookmarkEnd w:id="49"/>
    </w:p>
    <w:p w14:paraId="1012D477" w14:textId="77777777" w:rsidR="00BB65B0" w:rsidRDefault="0095256A">
      <w:pPr>
        <w:spacing w:after="160" w:line="276" w:lineRule="auto"/>
      </w:pPr>
      <w:r>
        <w:rPr>
          <w:color w:val="262626"/>
        </w:rPr>
        <w:t>The project is delivered in one continuous 6-week schedule of six weekly sprints, so the Marketing Department can see progress regularly. Each sprint runs Monday through Saturday, with Sundays off.</w:t>
      </w:r>
    </w:p>
    <w:p w14:paraId="3D6D983F" w14:textId="77777777" w:rsidR="00BB65B0" w:rsidRDefault="0095256A">
      <w:pPr>
        <w:pStyle w:val="Heading2"/>
        <w:spacing w:before="300" w:after="150"/>
      </w:pPr>
      <w:bookmarkStart w:id="50" w:name="_Toc233846023"/>
      <w:r>
        <w:rPr>
          <w:b/>
          <w:bCs/>
          <w:color w:val="2E5395"/>
          <w:sz w:val="24"/>
          <w:szCs w:val="24"/>
        </w:rPr>
        <w:t>8.2 Phase Overview (6 Weeks)</w:t>
      </w:r>
      <w:bookmarkEnd w:id="50"/>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2600"/>
        <w:gridCol w:w="4600"/>
        <w:gridCol w:w="2300"/>
      </w:tblGrid>
      <w:tr w:rsidR="00BB65B0" w14:paraId="4042904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30767983" w14:textId="77777777" w:rsidR="00BB65B0" w:rsidRDefault="0095256A">
            <w:r>
              <w:rPr>
                <w:b/>
                <w:bCs/>
                <w:color w:val="FFFFFF"/>
                <w:sz w:val="19"/>
                <w:szCs w:val="19"/>
              </w:rPr>
              <w:t>Phase</w:t>
            </w:r>
          </w:p>
        </w:tc>
        <w:tc>
          <w:tcPr>
            <w:tcW w:w="46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C205B26" w14:textId="77777777" w:rsidR="00BB65B0" w:rsidRDefault="0095256A">
            <w:r>
              <w:rPr>
                <w:b/>
                <w:bCs/>
                <w:color w:val="FFFFFF"/>
                <w:sz w:val="19"/>
                <w:szCs w:val="19"/>
              </w:rPr>
              <w:t>Objective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055A25D" w14:textId="77777777" w:rsidR="00BB65B0" w:rsidRDefault="0095256A">
            <w:r>
              <w:rPr>
                <w:b/>
                <w:bCs/>
                <w:color w:val="FFFFFF"/>
                <w:sz w:val="19"/>
                <w:szCs w:val="19"/>
              </w:rPr>
              <w:t>Timing</w:t>
            </w:r>
          </w:p>
        </w:tc>
      </w:tr>
      <w:tr w:rsidR="00BB65B0" w14:paraId="7C78371E" w14:textId="77777777">
        <w:tc>
          <w:tcPr>
            <w:tcW w:w="2600" w:type="dxa"/>
            <w:tcBorders>
              <w:top w:val="single" w:sz="4" w:space="0" w:color="BFBFBF"/>
              <w:left w:val="single" w:sz="4" w:space="0" w:color="BFBFBF"/>
              <w:bottom w:val="single" w:sz="4" w:space="0" w:color="BFBFBF"/>
              <w:right w:val="single" w:sz="4" w:space="0" w:color="BFBFBF"/>
            </w:tcBorders>
            <w:vAlign w:val="center"/>
          </w:tcPr>
          <w:p w14:paraId="54A66429" w14:textId="77777777" w:rsidR="00BB65B0" w:rsidRDefault="0095256A">
            <w:r>
              <w:rPr>
                <w:color w:val="262626"/>
                <w:sz w:val="19"/>
                <w:szCs w:val="19"/>
              </w:rPr>
              <w:t>Sprint 1</w:t>
            </w:r>
          </w:p>
        </w:tc>
        <w:tc>
          <w:tcPr>
            <w:tcW w:w="4600" w:type="dxa"/>
            <w:tcBorders>
              <w:top w:val="single" w:sz="4" w:space="0" w:color="BFBFBF"/>
              <w:left w:val="single" w:sz="4" w:space="0" w:color="BFBFBF"/>
              <w:bottom w:val="single" w:sz="4" w:space="0" w:color="BFBFBF"/>
              <w:right w:val="single" w:sz="4" w:space="0" w:color="BFBFBF"/>
            </w:tcBorders>
            <w:vAlign w:val="center"/>
          </w:tcPr>
          <w:p w14:paraId="0E5D6DB6" w14:textId="77777777" w:rsidR="00BB65B0" w:rsidRDefault="0095256A">
            <w:r>
              <w:rPr>
                <w:color w:val="262626"/>
                <w:sz w:val="19"/>
                <w:szCs w:val="19"/>
              </w:rPr>
              <w:t>Setup &amp; Architecture: architecture, environments, access to D365FO/CUAS/CNS, Power BI workspace, backlog ready</w:t>
            </w:r>
          </w:p>
        </w:tc>
        <w:tc>
          <w:tcPr>
            <w:tcW w:w="2300" w:type="dxa"/>
            <w:tcBorders>
              <w:top w:val="single" w:sz="4" w:space="0" w:color="BFBFBF"/>
              <w:left w:val="single" w:sz="4" w:space="0" w:color="BFBFBF"/>
              <w:bottom w:val="single" w:sz="4" w:space="0" w:color="BFBFBF"/>
              <w:right w:val="single" w:sz="4" w:space="0" w:color="BFBFBF"/>
            </w:tcBorders>
            <w:vAlign w:val="center"/>
          </w:tcPr>
          <w:p w14:paraId="3146996A" w14:textId="77777777" w:rsidR="00BB65B0" w:rsidRDefault="0095256A">
            <w:r>
              <w:rPr>
                <w:color w:val="262626"/>
                <w:sz w:val="19"/>
                <w:szCs w:val="19"/>
              </w:rPr>
              <w:t>Week 1</w:t>
            </w:r>
          </w:p>
        </w:tc>
      </w:tr>
      <w:tr w:rsidR="00BB65B0" w14:paraId="4703143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AE78245" w14:textId="77777777" w:rsidR="00BB65B0" w:rsidRDefault="0095256A">
            <w:r>
              <w:rPr>
                <w:color w:val="262626"/>
                <w:sz w:val="19"/>
                <w:szCs w:val="19"/>
              </w:rPr>
              <w:t>Sprint 2</w:t>
            </w:r>
          </w:p>
        </w:tc>
        <w:tc>
          <w:tcPr>
            <w:tcW w:w="46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E7D5B06" w14:textId="77777777" w:rsidR="00BB65B0" w:rsidRDefault="0095256A">
            <w:r>
              <w:rPr>
                <w:color w:val="262626"/>
                <w:sz w:val="19"/>
                <w:szCs w:val="19"/>
              </w:rPr>
              <w:t>Core Build: web admin portal foundation, data model, CUAS login integration</w:t>
            </w:r>
          </w:p>
        </w:tc>
        <w:tc>
          <w:tcPr>
            <w:tcW w:w="2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A19B35E" w14:textId="77777777" w:rsidR="00BB65B0" w:rsidRDefault="0095256A">
            <w:r>
              <w:rPr>
                <w:color w:val="262626"/>
                <w:sz w:val="19"/>
                <w:szCs w:val="19"/>
              </w:rPr>
              <w:t>Week 2</w:t>
            </w:r>
          </w:p>
        </w:tc>
      </w:tr>
      <w:tr w:rsidR="00BB65B0" w14:paraId="7D94286E" w14:textId="77777777">
        <w:tc>
          <w:tcPr>
            <w:tcW w:w="2600" w:type="dxa"/>
            <w:tcBorders>
              <w:top w:val="single" w:sz="4" w:space="0" w:color="BFBFBF"/>
              <w:left w:val="single" w:sz="4" w:space="0" w:color="BFBFBF"/>
              <w:bottom w:val="single" w:sz="4" w:space="0" w:color="BFBFBF"/>
              <w:right w:val="single" w:sz="4" w:space="0" w:color="BFBFBF"/>
            </w:tcBorders>
            <w:vAlign w:val="center"/>
          </w:tcPr>
          <w:p w14:paraId="5C2B2738" w14:textId="77777777" w:rsidR="00BB65B0" w:rsidRDefault="0095256A">
            <w:r>
              <w:rPr>
                <w:color w:val="262626"/>
                <w:sz w:val="19"/>
                <w:szCs w:val="19"/>
              </w:rPr>
              <w:t>Sprint 3</w:t>
            </w:r>
          </w:p>
        </w:tc>
        <w:tc>
          <w:tcPr>
            <w:tcW w:w="4600" w:type="dxa"/>
            <w:tcBorders>
              <w:top w:val="single" w:sz="4" w:space="0" w:color="BFBFBF"/>
              <w:left w:val="single" w:sz="4" w:space="0" w:color="BFBFBF"/>
              <w:bottom w:val="single" w:sz="4" w:space="0" w:color="BFBFBF"/>
              <w:right w:val="single" w:sz="4" w:space="0" w:color="BFBFBF"/>
            </w:tcBorders>
            <w:vAlign w:val="center"/>
          </w:tcPr>
          <w:p w14:paraId="7E8C73BF" w14:textId="77777777" w:rsidR="00BB65B0" w:rsidRDefault="0095256A">
            <w:r>
              <w:rPr>
                <w:color w:val="262626"/>
                <w:sz w:val="19"/>
                <w:szCs w:val="19"/>
              </w:rPr>
              <w:t>Survey builder and competitor pricing module</w:t>
            </w:r>
          </w:p>
        </w:tc>
        <w:tc>
          <w:tcPr>
            <w:tcW w:w="2300" w:type="dxa"/>
            <w:tcBorders>
              <w:top w:val="single" w:sz="4" w:space="0" w:color="BFBFBF"/>
              <w:left w:val="single" w:sz="4" w:space="0" w:color="BFBFBF"/>
              <w:bottom w:val="single" w:sz="4" w:space="0" w:color="BFBFBF"/>
              <w:right w:val="single" w:sz="4" w:space="0" w:color="BFBFBF"/>
            </w:tcBorders>
            <w:vAlign w:val="center"/>
          </w:tcPr>
          <w:p w14:paraId="6D414F82" w14:textId="77777777" w:rsidR="00BB65B0" w:rsidRDefault="0095256A">
            <w:r>
              <w:rPr>
                <w:color w:val="262626"/>
                <w:sz w:val="19"/>
                <w:szCs w:val="19"/>
              </w:rPr>
              <w:t>Week 3</w:t>
            </w:r>
          </w:p>
        </w:tc>
      </w:tr>
      <w:tr w:rsidR="00BB65B0" w14:paraId="790BE513"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7E00E0E" w14:textId="77777777" w:rsidR="00BB65B0" w:rsidRDefault="0095256A">
            <w:r>
              <w:rPr>
                <w:color w:val="262626"/>
                <w:sz w:val="19"/>
                <w:szCs w:val="19"/>
              </w:rPr>
              <w:t>Sprint 4</w:t>
            </w:r>
          </w:p>
        </w:tc>
        <w:tc>
          <w:tcPr>
            <w:tcW w:w="46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987FFEF" w14:textId="77777777" w:rsidR="00BB65B0" w:rsidRDefault="0095256A">
            <w:r>
              <w:rPr>
                <w:color w:val="262626"/>
                <w:sz w:val="19"/>
                <w:szCs w:val="19"/>
              </w:rPr>
              <w:t>D365FO sync and CNS notifications (email, SMS, WhatsApp)</w:t>
            </w:r>
          </w:p>
        </w:tc>
        <w:tc>
          <w:tcPr>
            <w:tcW w:w="2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1724D49" w14:textId="77777777" w:rsidR="00BB65B0" w:rsidRDefault="0095256A">
            <w:r>
              <w:rPr>
                <w:color w:val="262626"/>
                <w:sz w:val="19"/>
                <w:szCs w:val="19"/>
              </w:rPr>
              <w:t>Week 4</w:t>
            </w:r>
          </w:p>
        </w:tc>
      </w:tr>
      <w:tr w:rsidR="00BB65B0" w14:paraId="0EC36502" w14:textId="77777777">
        <w:tc>
          <w:tcPr>
            <w:tcW w:w="2600" w:type="dxa"/>
            <w:tcBorders>
              <w:top w:val="single" w:sz="4" w:space="0" w:color="BFBFBF"/>
              <w:left w:val="single" w:sz="4" w:space="0" w:color="BFBFBF"/>
              <w:bottom w:val="single" w:sz="4" w:space="0" w:color="BFBFBF"/>
              <w:right w:val="single" w:sz="4" w:space="0" w:color="BFBFBF"/>
            </w:tcBorders>
            <w:vAlign w:val="center"/>
          </w:tcPr>
          <w:p w14:paraId="585FF7E5" w14:textId="77777777" w:rsidR="00BB65B0" w:rsidRDefault="0095256A">
            <w:r>
              <w:rPr>
                <w:color w:val="262626"/>
                <w:sz w:val="19"/>
                <w:szCs w:val="19"/>
              </w:rPr>
              <w:t>Sprint 5</w:t>
            </w:r>
          </w:p>
        </w:tc>
        <w:tc>
          <w:tcPr>
            <w:tcW w:w="4600" w:type="dxa"/>
            <w:tcBorders>
              <w:top w:val="single" w:sz="4" w:space="0" w:color="BFBFBF"/>
              <w:left w:val="single" w:sz="4" w:space="0" w:color="BFBFBF"/>
              <w:bottom w:val="single" w:sz="4" w:space="0" w:color="BFBFBF"/>
              <w:right w:val="single" w:sz="4" w:space="0" w:color="BFBFBF"/>
            </w:tcBorders>
            <w:vAlign w:val="center"/>
          </w:tcPr>
          <w:p w14:paraId="74B5FEE7" w14:textId="77777777" w:rsidR="00BB65B0" w:rsidRDefault="0095256A">
            <w:r>
              <w:rPr>
                <w:color w:val="262626"/>
                <w:sz w:val="19"/>
                <w:szCs w:val="19"/>
              </w:rPr>
              <w:t>Power BI dashboards and reports</w:t>
            </w:r>
          </w:p>
        </w:tc>
        <w:tc>
          <w:tcPr>
            <w:tcW w:w="2300" w:type="dxa"/>
            <w:tcBorders>
              <w:top w:val="single" w:sz="4" w:space="0" w:color="BFBFBF"/>
              <w:left w:val="single" w:sz="4" w:space="0" w:color="BFBFBF"/>
              <w:bottom w:val="single" w:sz="4" w:space="0" w:color="BFBFBF"/>
              <w:right w:val="single" w:sz="4" w:space="0" w:color="BFBFBF"/>
            </w:tcBorders>
            <w:vAlign w:val="center"/>
          </w:tcPr>
          <w:p w14:paraId="0500E7A5" w14:textId="77777777" w:rsidR="00BB65B0" w:rsidRDefault="0095256A">
            <w:r>
              <w:rPr>
                <w:color w:val="262626"/>
                <w:sz w:val="19"/>
                <w:szCs w:val="19"/>
              </w:rPr>
              <w:t>Week 5</w:t>
            </w:r>
          </w:p>
        </w:tc>
      </w:tr>
      <w:tr w:rsidR="00BB65B0" w14:paraId="6AD2C0EA"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906BCD0" w14:textId="77777777" w:rsidR="00BB65B0" w:rsidRDefault="0095256A">
            <w:r>
              <w:rPr>
                <w:color w:val="262626"/>
                <w:sz w:val="19"/>
                <w:szCs w:val="19"/>
              </w:rPr>
              <w:t>Sprint 6</w:t>
            </w:r>
          </w:p>
        </w:tc>
        <w:tc>
          <w:tcPr>
            <w:tcW w:w="46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2867585" w14:textId="77777777" w:rsidR="00BB65B0" w:rsidRDefault="0095256A">
            <w:r>
              <w:rPr>
                <w:color w:val="262626"/>
                <w:sz w:val="19"/>
                <w:szCs w:val="19"/>
              </w:rPr>
              <w:t>UAT, fixes, training, deployment</w:t>
            </w:r>
          </w:p>
        </w:tc>
        <w:tc>
          <w:tcPr>
            <w:tcW w:w="23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B572FD4" w14:textId="77777777" w:rsidR="00BB65B0" w:rsidRDefault="0095256A">
            <w:r>
              <w:rPr>
                <w:color w:val="262626"/>
                <w:sz w:val="19"/>
                <w:szCs w:val="19"/>
              </w:rPr>
              <w:t>Week 6</w:t>
            </w:r>
          </w:p>
        </w:tc>
      </w:tr>
    </w:tbl>
    <w:p w14:paraId="323FB63D" w14:textId="77777777" w:rsidR="00BB65B0" w:rsidRDefault="0095256A">
      <w:r>
        <w:br w:type="page"/>
      </w:r>
    </w:p>
    <w:p w14:paraId="513F04EC" w14:textId="77777777" w:rsidR="00BB65B0" w:rsidRDefault="0095256A">
      <w:pPr>
        <w:pStyle w:val="Heading1"/>
        <w:pBdr>
          <w:bottom w:val="single" w:sz="6" w:space="4" w:color="1F3864"/>
        </w:pBdr>
        <w:spacing w:after="200"/>
      </w:pPr>
      <w:bookmarkStart w:id="51" w:name="_Toc233846024"/>
      <w:r>
        <w:rPr>
          <w:b/>
          <w:bCs/>
          <w:color w:val="1F3864"/>
          <w:sz w:val="30"/>
          <w:szCs w:val="30"/>
        </w:rPr>
        <w:lastRenderedPageBreak/>
        <w:t>9. Sprint Roadmap</w:t>
      </w:r>
      <w:bookmarkEnd w:id="51"/>
    </w:p>
    <w:tbl>
      <w:tblPr>
        <w:tblW w:w="9500" w:type="dxa"/>
        <w:tblLayout w:type="fixed"/>
        <w:tblCellMar>
          <w:top w:w="80" w:type="dxa"/>
          <w:left w:w="100" w:type="dxa"/>
          <w:bottom w:w="80" w:type="dxa"/>
          <w:right w:w="100" w:type="dxa"/>
        </w:tblCellMar>
        <w:tblLook w:val="0000" w:firstRow="0" w:lastRow="0" w:firstColumn="0" w:lastColumn="0" w:noHBand="0" w:noVBand="0"/>
      </w:tblPr>
      <w:tblGrid>
        <w:gridCol w:w="1599"/>
        <w:gridCol w:w="2201"/>
        <w:gridCol w:w="5700"/>
      </w:tblGrid>
      <w:tr w:rsidR="00BB65B0" w14:paraId="5F9DECFE" w14:textId="77777777">
        <w:trPr>
          <w:tblHeader/>
        </w:trPr>
        <w:tc>
          <w:tcPr>
            <w:tcW w:w="15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9ACA580" w14:textId="77777777" w:rsidR="00BB65B0" w:rsidRDefault="0095256A">
            <w:r>
              <w:rPr>
                <w:b/>
                <w:bCs/>
                <w:color w:val="FFFFFF"/>
                <w:sz w:val="19"/>
                <w:szCs w:val="19"/>
              </w:rPr>
              <w:t>Sprint</w:t>
            </w:r>
          </w:p>
        </w:tc>
        <w:tc>
          <w:tcPr>
            <w:tcW w:w="22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6F56228C" w14:textId="77777777" w:rsidR="00BB65B0" w:rsidRDefault="0095256A">
            <w:r>
              <w:rPr>
                <w:b/>
                <w:bCs/>
                <w:color w:val="FFFFFF"/>
                <w:sz w:val="19"/>
                <w:szCs w:val="19"/>
              </w:rPr>
              <w:t>Timing</w:t>
            </w:r>
          </w:p>
        </w:tc>
        <w:tc>
          <w:tcPr>
            <w:tcW w:w="57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6784939" w14:textId="77777777" w:rsidR="00BB65B0" w:rsidRDefault="0095256A">
            <w:r>
              <w:rPr>
                <w:b/>
                <w:bCs/>
                <w:color w:val="FFFFFF"/>
                <w:sz w:val="19"/>
                <w:szCs w:val="19"/>
              </w:rPr>
              <w:t>Focus</w:t>
            </w:r>
          </w:p>
        </w:tc>
      </w:tr>
      <w:tr w:rsidR="00BB65B0" w14:paraId="019E00F9" w14:textId="77777777">
        <w:tc>
          <w:tcPr>
            <w:tcW w:w="1599" w:type="dxa"/>
            <w:tcBorders>
              <w:top w:val="single" w:sz="4" w:space="0" w:color="BFBFBF"/>
              <w:left w:val="single" w:sz="4" w:space="0" w:color="BFBFBF"/>
              <w:bottom w:val="single" w:sz="4" w:space="0" w:color="BFBFBF"/>
              <w:right w:val="single" w:sz="4" w:space="0" w:color="BFBFBF"/>
            </w:tcBorders>
            <w:vAlign w:val="center"/>
          </w:tcPr>
          <w:p w14:paraId="4899AB95" w14:textId="77777777" w:rsidR="00BB65B0" w:rsidRDefault="0095256A">
            <w:r>
              <w:rPr>
                <w:color w:val="262626"/>
                <w:sz w:val="19"/>
                <w:szCs w:val="19"/>
              </w:rPr>
              <w:t>Sprint 1</w:t>
            </w:r>
          </w:p>
        </w:tc>
        <w:tc>
          <w:tcPr>
            <w:tcW w:w="2201" w:type="dxa"/>
            <w:tcBorders>
              <w:top w:val="single" w:sz="4" w:space="0" w:color="BFBFBF"/>
              <w:left w:val="single" w:sz="4" w:space="0" w:color="BFBFBF"/>
              <w:bottom w:val="single" w:sz="4" w:space="0" w:color="BFBFBF"/>
              <w:right w:val="single" w:sz="4" w:space="0" w:color="BFBFBF"/>
            </w:tcBorders>
            <w:vAlign w:val="center"/>
          </w:tcPr>
          <w:p w14:paraId="4A584EC4" w14:textId="77777777" w:rsidR="00BB65B0" w:rsidRDefault="0095256A">
            <w:r>
              <w:rPr>
                <w:color w:val="262626"/>
                <w:sz w:val="19"/>
                <w:szCs w:val="19"/>
              </w:rPr>
              <w:t>Week 1</w:t>
            </w:r>
          </w:p>
        </w:tc>
        <w:tc>
          <w:tcPr>
            <w:tcW w:w="5700" w:type="dxa"/>
            <w:tcBorders>
              <w:top w:val="single" w:sz="4" w:space="0" w:color="BFBFBF"/>
              <w:left w:val="single" w:sz="4" w:space="0" w:color="BFBFBF"/>
              <w:bottom w:val="single" w:sz="4" w:space="0" w:color="BFBFBF"/>
              <w:right w:val="single" w:sz="4" w:space="0" w:color="BFBFBF"/>
            </w:tcBorders>
            <w:vAlign w:val="center"/>
          </w:tcPr>
          <w:p w14:paraId="38D294AA" w14:textId="77777777" w:rsidR="00BB65B0" w:rsidRDefault="0095256A">
            <w:r>
              <w:rPr>
                <w:color w:val="262626"/>
                <w:sz w:val="19"/>
                <w:szCs w:val="19"/>
              </w:rPr>
              <w:t>Setup &amp; Architecture: architecture, environments, access to D365FO/CUAS/CNS, Power BI workspace, backlog ready</w:t>
            </w:r>
          </w:p>
        </w:tc>
      </w:tr>
      <w:tr w:rsidR="00BB65B0" w14:paraId="557F4C48" w14:textId="77777777">
        <w:tc>
          <w:tcPr>
            <w:tcW w:w="1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5980150" w14:textId="77777777" w:rsidR="00BB65B0" w:rsidRDefault="0095256A">
            <w:r>
              <w:rPr>
                <w:color w:val="262626"/>
                <w:sz w:val="19"/>
                <w:szCs w:val="19"/>
              </w:rPr>
              <w:t>Sprint 2</w:t>
            </w:r>
          </w:p>
        </w:tc>
        <w:tc>
          <w:tcPr>
            <w:tcW w:w="2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3771E06" w14:textId="77777777" w:rsidR="00BB65B0" w:rsidRDefault="0095256A">
            <w:r>
              <w:rPr>
                <w:color w:val="262626"/>
                <w:sz w:val="19"/>
                <w:szCs w:val="19"/>
              </w:rPr>
              <w:t>Week 2</w:t>
            </w:r>
          </w:p>
        </w:tc>
        <w:tc>
          <w:tcPr>
            <w:tcW w:w="57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BC7A7DB" w14:textId="77777777" w:rsidR="00BB65B0" w:rsidRDefault="0095256A">
            <w:r>
              <w:rPr>
                <w:color w:val="262626"/>
                <w:sz w:val="19"/>
                <w:szCs w:val="19"/>
              </w:rPr>
              <w:t>Core Build: web admin portal foundation, data model, CUAS login integration</w:t>
            </w:r>
          </w:p>
        </w:tc>
      </w:tr>
      <w:tr w:rsidR="00BB65B0" w14:paraId="39FB4F28" w14:textId="77777777">
        <w:tc>
          <w:tcPr>
            <w:tcW w:w="1599" w:type="dxa"/>
            <w:tcBorders>
              <w:top w:val="single" w:sz="4" w:space="0" w:color="BFBFBF"/>
              <w:left w:val="single" w:sz="4" w:space="0" w:color="BFBFBF"/>
              <w:bottom w:val="single" w:sz="4" w:space="0" w:color="BFBFBF"/>
              <w:right w:val="single" w:sz="4" w:space="0" w:color="BFBFBF"/>
            </w:tcBorders>
            <w:vAlign w:val="center"/>
          </w:tcPr>
          <w:p w14:paraId="0F9E4A30" w14:textId="77777777" w:rsidR="00BB65B0" w:rsidRDefault="0095256A">
            <w:r>
              <w:rPr>
                <w:color w:val="262626"/>
                <w:sz w:val="19"/>
                <w:szCs w:val="19"/>
              </w:rPr>
              <w:t>Sprint 3</w:t>
            </w:r>
          </w:p>
        </w:tc>
        <w:tc>
          <w:tcPr>
            <w:tcW w:w="2201" w:type="dxa"/>
            <w:tcBorders>
              <w:top w:val="single" w:sz="4" w:space="0" w:color="BFBFBF"/>
              <w:left w:val="single" w:sz="4" w:space="0" w:color="BFBFBF"/>
              <w:bottom w:val="single" w:sz="4" w:space="0" w:color="BFBFBF"/>
              <w:right w:val="single" w:sz="4" w:space="0" w:color="BFBFBF"/>
            </w:tcBorders>
            <w:vAlign w:val="center"/>
          </w:tcPr>
          <w:p w14:paraId="4690D9B8" w14:textId="77777777" w:rsidR="00BB65B0" w:rsidRDefault="0095256A">
            <w:r>
              <w:rPr>
                <w:color w:val="262626"/>
                <w:sz w:val="19"/>
                <w:szCs w:val="19"/>
              </w:rPr>
              <w:t>Week 3</w:t>
            </w:r>
          </w:p>
        </w:tc>
        <w:tc>
          <w:tcPr>
            <w:tcW w:w="5700" w:type="dxa"/>
            <w:tcBorders>
              <w:top w:val="single" w:sz="4" w:space="0" w:color="BFBFBF"/>
              <w:left w:val="single" w:sz="4" w:space="0" w:color="BFBFBF"/>
              <w:bottom w:val="single" w:sz="4" w:space="0" w:color="BFBFBF"/>
              <w:right w:val="single" w:sz="4" w:space="0" w:color="BFBFBF"/>
            </w:tcBorders>
            <w:vAlign w:val="center"/>
          </w:tcPr>
          <w:p w14:paraId="3DFD5038" w14:textId="77777777" w:rsidR="00BB65B0" w:rsidRDefault="0095256A">
            <w:r>
              <w:rPr>
                <w:color w:val="262626"/>
                <w:sz w:val="19"/>
                <w:szCs w:val="19"/>
              </w:rPr>
              <w:t>Survey builder and competitor pricing module</w:t>
            </w:r>
          </w:p>
        </w:tc>
      </w:tr>
      <w:tr w:rsidR="00BB65B0" w14:paraId="2E84BB9C" w14:textId="77777777">
        <w:tc>
          <w:tcPr>
            <w:tcW w:w="1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9189110" w14:textId="77777777" w:rsidR="00BB65B0" w:rsidRDefault="0095256A">
            <w:r>
              <w:rPr>
                <w:color w:val="262626"/>
                <w:sz w:val="19"/>
                <w:szCs w:val="19"/>
              </w:rPr>
              <w:t>Sprint 4</w:t>
            </w:r>
          </w:p>
        </w:tc>
        <w:tc>
          <w:tcPr>
            <w:tcW w:w="2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E82035B" w14:textId="77777777" w:rsidR="00BB65B0" w:rsidRDefault="0095256A">
            <w:r>
              <w:rPr>
                <w:color w:val="262626"/>
                <w:sz w:val="19"/>
                <w:szCs w:val="19"/>
              </w:rPr>
              <w:t>Week 4</w:t>
            </w:r>
          </w:p>
        </w:tc>
        <w:tc>
          <w:tcPr>
            <w:tcW w:w="57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CC78D4E" w14:textId="77777777" w:rsidR="00BB65B0" w:rsidRDefault="0095256A">
            <w:r>
              <w:rPr>
                <w:color w:val="262626"/>
                <w:sz w:val="19"/>
                <w:szCs w:val="19"/>
              </w:rPr>
              <w:t>D365FO sync and CNS notifications (email, SMS, WhatsApp)</w:t>
            </w:r>
          </w:p>
        </w:tc>
      </w:tr>
      <w:tr w:rsidR="00BB65B0" w14:paraId="1BE9C92C" w14:textId="77777777">
        <w:tc>
          <w:tcPr>
            <w:tcW w:w="1599" w:type="dxa"/>
            <w:tcBorders>
              <w:top w:val="single" w:sz="4" w:space="0" w:color="BFBFBF"/>
              <w:left w:val="single" w:sz="4" w:space="0" w:color="BFBFBF"/>
              <w:bottom w:val="single" w:sz="4" w:space="0" w:color="BFBFBF"/>
              <w:right w:val="single" w:sz="4" w:space="0" w:color="BFBFBF"/>
            </w:tcBorders>
            <w:vAlign w:val="center"/>
          </w:tcPr>
          <w:p w14:paraId="351E1415" w14:textId="77777777" w:rsidR="00BB65B0" w:rsidRDefault="0095256A">
            <w:r>
              <w:rPr>
                <w:color w:val="262626"/>
                <w:sz w:val="19"/>
                <w:szCs w:val="19"/>
              </w:rPr>
              <w:t>Sprint 5</w:t>
            </w:r>
          </w:p>
        </w:tc>
        <w:tc>
          <w:tcPr>
            <w:tcW w:w="2201" w:type="dxa"/>
            <w:tcBorders>
              <w:top w:val="single" w:sz="4" w:space="0" w:color="BFBFBF"/>
              <w:left w:val="single" w:sz="4" w:space="0" w:color="BFBFBF"/>
              <w:bottom w:val="single" w:sz="4" w:space="0" w:color="BFBFBF"/>
              <w:right w:val="single" w:sz="4" w:space="0" w:color="BFBFBF"/>
            </w:tcBorders>
            <w:vAlign w:val="center"/>
          </w:tcPr>
          <w:p w14:paraId="5DF53D3F" w14:textId="77777777" w:rsidR="00BB65B0" w:rsidRDefault="0095256A">
            <w:r>
              <w:rPr>
                <w:color w:val="262626"/>
                <w:sz w:val="19"/>
                <w:szCs w:val="19"/>
              </w:rPr>
              <w:t>Week 5</w:t>
            </w:r>
          </w:p>
        </w:tc>
        <w:tc>
          <w:tcPr>
            <w:tcW w:w="5700" w:type="dxa"/>
            <w:tcBorders>
              <w:top w:val="single" w:sz="4" w:space="0" w:color="BFBFBF"/>
              <w:left w:val="single" w:sz="4" w:space="0" w:color="BFBFBF"/>
              <w:bottom w:val="single" w:sz="4" w:space="0" w:color="BFBFBF"/>
              <w:right w:val="single" w:sz="4" w:space="0" w:color="BFBFBF"/>
            </w:tcBorders>
            <w:vAlign w:val="center"/>
          </w:tcPr>
          <w:p w14:paraId="243B8F00" w14:textId="77777777" w:rsidR="00BB65B0" w:rsidRDefault="0095256A">
            <w:r>
              <w:rPr>
                <w:color w:val="262626"/>
                <w:sz w:val="19"/>
                <w:szCs w:val="19"/>
              </w:rPr>
              <w:t>Power BI dashboards and reports</w:t>
            </w:r>
          </w:p>
        </w:tc>
      </w:tr>
      <w:tr w:rsidR="00BB65B0" w14:paraId="6535D224" w14:textId="77777777">
        <w:tc>
          <w:tcPr>
            <w:tcW w:w="1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2D74C1D" w14:textId="77777777" w:rsidR="00BB65B0" w:rsidRDefault="0095256A">
            <w:r>
              <w:rPr>
                <w:color w:val="262626"/>
                <w:sz w:val="19"/>
                <w:szCs w:val="19"/>
              </w:rPr>
              <w:t>Sprint 6</w:t>
            </w:r>
          </w:p>
        </w:tc>
        <w:tc>
          <w:tcPr>
            <w:tcW w:w="2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88FD80A" w14:textId="77777777" w:rsidR="00BB65B0" w:rsidRDefault="0095256A">
            <w:r>
              <w:rPr>
                <w:color w:val="262626"/>
                <w:sz w:val="19"/>
                <w:szCs w:val="19"/>
              </w:rPr>
              <w:t>Week 6</w:t>
            </w:r>
          </w:p>
        </w:tc>
        <w:tc>
          <w:tcPr>
            <w:tcW w:w="57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15FD9DD" w14:textId="77777777" w:rsidR="00BB65B0" w:rsidRDefault="0095256A">
            <w:r>
              <w:rPr>
                <w:color w:val="262626"/>
                <w:sz w:val="19"/>
                <w:szCs w:val="19"/>
              </w:rPr>
              <w:t>UAT, fixes, training, deployment</w:t>
            </w:r>
          </w:p>
        </w:tc>
      </w:tr>
    </w:tbl>
    <w:p w14:paraId="5CCBADA1" w14:textId="77777777" w:rsidR="00BB65B0" w:rsidRDefault="0095256A">
      <w:r>
        <w:br w:type="page"/>
      </w:r>
    </w:p>
    <w:p w14:paraId="0CD0F1AD" w14:textId="77777777" w:rsidR="00BB65B0" w:rsidRDefault="0095256A">
      <w:pPr>
        <w:pStyle w:val="Heading1"/>
        <w:pBdr>
          <w:bottom w:val="single" w:sz="6" w:space="4" w:color="1F3864"/>
        </w:pBdr>
        <w:spacing w:after="200"/>
      </w:pPr>
      <w:bookmarkStart w:id="52" w:name="_Toc233846025"/>
      <w:r>
        <w:rPr>
          <w:b/>
          <w:bCs/>
          <w:color w:val="1F3864"/>
          <w:sz w:val="30"/>
          <w:szCs w:val="30"/>
        </w:rPr>
        <w:lastRenderedPageBreak/>
        <w:t>10. Risk Register / Risk Assessment</w:t>
      </w:r>
      <w:bookmarkEnd w:id="52"/>
    </w:p>
    <w:tbl>
      <w:tblPr>
        <w:tblW w:w="9465" w:type="dxa"/>
        <w:tblLayout w:type="fixed"/>
        <w:tblCellMar>
          <w:top w:w="80" w:type="dxa"/>
          <w:left w:w="100" w:type="dxa"/>
          <w:bottom w:w="80" w:type="dxa"/>
          <w:right w:w="100" w:type="dxa"/>
        </w:tblCellMar>
        <w:tblLook w:val="0000" w:firstRow="0" w:lastRow="0" w:firstColumn="0" w:lastColumn="0" w:noHBand="0" w:noVBand="0"/>
      </w:tblPr>
      <w:tblGrid>
        <w:gridCol w:w="716"/>
        <w:gridCol w:w="2626"/>
        <w:gridCol w:w="1033"/>
        <w:gridCol w:w="954"/>
        <w:gridCol w:w="2864"/>
        <w:gridCol w:w="1272"/>
      </w:tblGrid>
      <w:tr w:rsidR="00BB65B0" w14:paraId="36150127" w14:textId="77777777">
        <w:trPr>
          <w:trHeight w:val="223"/>
          <w:tblHeader/>
        </w:trPr>
        <w:tc>
          <w:tcPr>
            <w:tcW w:w="715"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6D43ACF" w14:textId="77777777" w:rsidR="00BB65B0" w:rsidRDefault="0095256A">
            <w:r>
              <w:rPr>
                <w:b/>
                <w:bCs/>
                <w:color w:val="FFFFFF"/>
                <w:sz w:val="19"/>
                <w:szCs w:val="19"/>
              </w:rPr>
              <w:t>ID</w:t>
            </w:r>
          </w:p>
        </w:tc>
        <w:tc>
          <w:tcPr>
            <w:tcW w:w="2626"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56E1038B" w14:textId="77777777" w:rsidR="00BB65B0" w:rsidRDefault="0095256A">
            <w:r>
              <w:rPr>
                <w:b/>
                <w:bCs/>
                <w:color w:val="FFFFFF"/>
                <w:sz w:val="19"/>
                <w:szCs w:val="19"/>
              </w:rPr>
              <w:t>Risk</w:t>
            </w:r>
          </w:p>
        </w:tc>
        <w:tc>
          <w:tcPr>
            <w:tcW w:w="1033"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151DE5D" w14:textId="77777777" w:rsidR="00BB65B0" w:rsidRDefault="0095256A">
            <w:r>
              <w:rPr>
                <w:b/>
                <w:bCs/>
                <w:color w:val="FFFFFF"/>
                <w:sz w:val="19"/>
                <w:szCs w:val="19"/>
              </w:rPr>
              <w:t>Likelihood</w:t>
            </w:r>
          </w:p>
        </w:tc>
        <w:tc>
          <w:tcPr>
            <w:tcW w:w="95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CCC5AB9" w14:textId="77777777" w:rsidR="00BB65B0" w:rsidRDefault="0095256A">
            <w:r>
              <w:rPr>
                <w:b/>
                <w:bCs/>
                <w:color w:val="FFFFFF"/>
                <w:sz w:val="19"/>
                <w:szCs w:val="19"/>
              </w:rPr>
              <w:t>Impact</w:t>
            </w:r>
          </w:p>
        </w:tc>
        <w:tc>
          <w:tcPr>
            <w:tcW w:w="2864"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16C122E2" w14:textId="77777777" w:rsidR="00BB65B0" w:rsidRDefault="0095256A">
            <w:r>
              <w:rPr>
                <w:b/>
                <w:bCs/>
                <w:color w:val="FFFFFF"/>
                <w:sz w:val="19"/>
                <w:szCs w:val="19"/>
              </w:rPr>
              <w:t>Mitigation</w:t>
            </w:r>
          </w:p>
        </w:tc>
        <w:tc>
          <w:tcPr>
            <w:tcW w:w="1272"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A63EA02" w14:textId="77777777" w:rsidR="00BB65B0" w:rsidRDefault="0095256A">
            <w:r>
              <w:rPr>
                <w:b/>
                <w:bCs/>
                <w:color w:val="FFFFFF"/>
                <w:sz w:val="19"/>
                <w:szCs w:val="19"/>
              </w:rPr>
              <w:t>Owner</w:t>
            </w:r>
          </w:p>
        </w:tc>
      </w:tr>
      <w:tr w:rsidR="00BB65B0" w14:paraId="1F149328" w14:textId="77777777">
        <w:trPr>
          <w:trHeight w:val="457"/>
        </w:trPr>
        <w:tc>
          <w:tcPr>
            <w:tcW w:w="715" w:type="dxa"/>
            <w:tcBorders>
              <w:top w:val="single" w:sz="4" w:space="0" w:color="BFBFBF"/>
              <w:left w:val="single" w:sz="4" w:space="0" w:color="BFBFBF"/>
              <w:bottom w:val="single" w:sz="4" w:space="0" w:color="BFBFBF"/>
              <w:right w:val="single" w:sz="4" w:space="0" w:color="BFBFBF"/>
            </w:tcBorders>
            <w:vAlign w:val="center"/>
          </w:tcPr>
          <w:p w14:paraId="5EDA185F" w14:textId="77777777" w:rsidR="00BB65B0" w:rsidRDefault="0095256A">
            <w:r>
              <w:rPr>
                <w:color w:val="262626"/>
                <w:sz w:val="19"/>
                <w:szCs w:val="19"/>
              </w:rPr>
              <w:t>R-01</w:t>
            </w:r>
          </w:p>
        </w:tc>
        <w:tc>
          <w:tcPr>
            <w:tcW w:w="2626" w:type="dxa"/>
            <w:tcBorders>
              <w:top w:val="single" w:sz="4" w:space="0" w:color="BFBFBF"/>
              <w:left w:val="single" w:sz="4" w:space="0" w:color="BFBFBF"/>
              <w:bottom w:val="single" w:sz="4" w:space="0" w:color="BFBFBF"/>
              <w:right w:val="single" w:sz="4" w:space="0" w:color="BFBFBF"/>
            </w:tcBorders>
            <w:vAlign w:val="center"/>
          </w:tcPr>
          <w:p w14:paraId="6FE5E13B" w14:textId="77777777" w:rsidR="00BB65B0" w:rsidRDefault="0095256A">
            <w:r>
              <w:rPr>
                <w:color w:val="262626"/>
                <w:sz w:val="19"/>
                <w:szCs w:val="19"/>
              </w:rPr>
              <w:t>Team members are pulled onto other IT work during the 6 weeks</w:t>
            </w:r>
          </w:p>
        </w:tc>
        <w:tc>
          <w:tcPr>
            <w:tcW w:w="1033" w:type="dxa"/>
            <w:tcBorders>
              <w:top w:val="single" w:sz="4" w:space="0" w:color="BFBFBF"/>
              <w:left w:val="single" w:sz="4" w:space="0" w:color="BFBFBF"/>
              <w:bottom w:val="single" w:sz="4" w:space="0" w:color="BFBFBF"/>
              <w:right w:val="single" w:sz="4" w:space="0" w:color="BFBFBF"/>
            </w:tcBorders>
            <w:vAlign w:val="center"/>
          </w:tcPr>
          <w:p w14:paraId="60FE83C6" w14:textId="77777777" w:rsidR="00BB65B0" w:rsidRDefault="0095256A">
            <w:r>
              <w:rPr>
                <w:color w:val="262626"/>
                <w:sz w:val="19"/>
                <w:szCs w:val="19"/>
              </w:rPr>
              <w:t>High</w:t>
            </w:r>
          </w:p>
        </w:tc>
        <w:tc>
          <w:tcPr>
            <w:tcW w:w="954" w:type="dxa"/>
            <w:tcBorders>
              <w:top w:val="single" w:sz="4" w:space="0" w:color="BFBFBF"/>
              <w:left w:val="single" w:sz="4" w:space="0" w:color="BFBFBF"/>
              <w:bottom w:val="single" w:sz="4" w:space="0" w:color="BFBFBF"/>
              <w:right w:val="single" w:sz="4" w:space="0" w:color="BFBFBF"/>
            </w:tcBorders>
            <w:vAlign w:val="center"/>
          </w:tcPr>
          <w:p w14:paraId="1F124023" w14:textId="77777777" w:rsidR="00BB65B0" w:rsidRDefault="0095256A">
            <w:r>
              <w:rPr>
                <w:color w:val="262626"/>
                <w:sz w:val="19"/>
                <w:szCs w:val="19"/>
              </w:rPr>
              <w:t>High</w:t>
            </w:r>
          </w:p>
        </w:tc>
        <w:tc>
          <w:tcPr>
            <w:tcW w:w="2864" w:type="dxa"/>
            <w:tcBorders>
              <w:top w:val="single" w:sz="4" w:space="0" w:color="BFBFBF"/>
              <w:left w:val="single" w:sz="4" w:space="0" w:color="BFBFBF"/>
              <w:bottom w:val="single" w:sz="4" w:space="0" w:color="BFBFBF"/>
              <w:right w:val="single" w:sz="4" w:space="0" w:color="BFBFBF"/>
            </w:tcBorders>
            <w:vAlign w:val="center"/>
          </w:tcPr>
          <w:p w14:paraId="1A334633" w14:textId="77777777" w:rsidR="00BB65B0" w:rsidRDefault="0095256A">
            <w:r>
              <w:rPr>
                <w:color w:val="262626"/>
                <w:sz w:val="19"/>
                <w:szCs w:val="19"/>
              </w:rPr>
              <w:t>Confirm dedicated allocation before kickoff</w:t>
            </w:r>
          </w:p>
        </w:tc>
        <w:tc>
          <w:tcPr>
            <w:tcW w:w="1272" w:type="dxa"/>
            <w:tcBorders>
              <w:top w:val="single" w:sz="4" w:space="0" w:color="BFBFBF"/>
              <w:left w:val="single" w:sz="4" w:space="0" w:color="BFBFBF"/>
              <w:bottom w:val="single" w:sz="4" w:space="0" w:color="BFBFBF"/>
              <w:right w:val="single" w:sz="4" w:space="0" w:color="BFBFBF"/>
            </w:tcBorders>
            <w:vAlign w:val="center"/>
          </w:tcPr>
          <w:p w14:paraId="3C18D0F1" w14:textId="77777777" w:rsidR="00BB65B0" w:rsidRDefault="0095256A">
            <w:r>
              <w:rPr>
                <w:color w:val="262626"/>
                <w:sz w:val="19"/>
                <w:szCs w:val="19"/>
              </w:rPr>
              <w:t>IT Dept. Head</w:t>
            </w:r>
          </w:p>
        </w:tc>
      </w:tr>
      <w:tr w:rsidR="00BB65B0" w14:paraId="0B92307B" w14:textId="77777777">
        <w:trPr>
          <w:trHeight w:val="446"/>
        </w:trPr>
        <w:tc>
          <w:tcPr>
            <w:tcW w:w="71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35E24B1" w14:textId="77777777" w:rsidR="00BB65B0" w:rsidRDefault="0095256A">
            <w:r>
              <w:rPr>
                <w:color w:val="262626"/>
                <w:sz w:val="19"/>
                <w:szCs w:val="19"/>
              </w:rPr>
              <w:t>R-02</w:t>
            </w:r>
          </w:p>
        </w:tc>
        <w:tc>
          <w:tcPr>
            <w:tcW w:w="262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DB29F38" w14:textId="77777777" w:rsidR="00BB65B0" w:rsidRDefault="0095256A">
            <w:r>
              <w:rPr>
                <w:color w:val="262626"/>
                <w:sz w:val="19"/>
                <w:szCs w:val="19"/>
              </w:rPr>
              <w:t>D365FO, CUAS, or CNS API access is delayed or limited</w:t>
            </w:r>
          </w:p>
        </w:tc>
        <w:tc>
          <w:tcPr>
            <w:tcW w:w="103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893308A" w14:textId="77777777" w:rsidR="00BB65B0" w:rsidRDefault="0095256A">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1B9E816" w14:textId="77777777" w:rsidR="00BB65B0" w:rsidRDefault="0095256A">
            <w:r>
              <w:rPr>
                <w:color w:val="262626"/>
                <w:sz w:val="19"/>
                <w:szCs w:val="19"/>
              </w:rPr>
              <w:t>High</w:t>
            </w:r>
          </w:p>
        </w:tc>
        <w:tc>
          <w:tcPr>
            <w:tcW w:w="28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409788B" w14:textId="77777777" w:rsidR="00BB65B0" w:rsidRDefault="0095256A">
            <w:r>
              <w:rPr>
                <w:color w:val="262626"/>
                <w:sz w:val="19"/>
                <w:szCs w:val="19"/>
              </w:rPr>
              <w:t>Confirm access in Week 1 before development starts</w:t>
            </w:r>
          </w:p>
        </w:tc>
        <w:tc>
          <w:tcPr>
            <w:tcW w:w="127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A62638E" w14:textId="77777777" w:rsidR="00BB65B0" w:rsidRDefault="0095256A">
            <w:r>
              <w:rPr>
                <w:color w:val="262626"/>
                <w:sz w:val="19"/>
                <w:szCs w:val="19"/>
              </w:rPr>
              <w:t>Backend Developer</w:t>
            </w:r>
          </w:p>
        </w:tc>
      </w:tr>
      <w:tr w:rsidR="00BB65B0" w14:paraId="2121D3FD" w14:textId="77777777">
        <w:trPr>
          <w:trHeight w:val="457"/>
        </w:trPr>
        <w:tc>
          <w:tcPr>
            <w:tcW w:w="71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25A95C3" w14:textId="77777777" w:rsidR="00BB65B0" w:rsidRDefault="0095256A">
            <w:r>
              <w:rPr>
                <w:color w:val="262626"/>
                <w:sz w:val="19"/>
                <w:szCs w:val="19"/>
              </w:rPr>
              <w:t>R-03</w:t>
            </w:r>
          </w:p>
        </w:tc>
        <w:tc>
          <w:tcPr>
            <w:tcW w:w="262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682FFA5B" w14:textId="77777777" w:rsidR="00BB65B0" w:rsidRDefault="0095256A">
            <w:r>
              <w:rPr>
                <w:color w:val="262626"/>
                <w:sz w:val="19"/>
                <w:szCs w:val="19"/>
              </w:rPr>
              <w:t>Extra feature requests stretch the 6-week scope</w:t>
            </w:r>
          </w:p>
        </w:tc>
        <w:tc>
          <w:tcPr>
            <w:tcW w:w="103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3A46ED3" w14:textId="77777777" w:rsidR="00BB65B0" w:rsidRDefault="0095256A">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63C3F23" w14:textId="77777777" w:rsidR="00BB65B0" w:rsidRDefault="0095256A">
            <w:r>
              <w:rPr>
                <w:color w:val="262626"/>
                <w:sz w:val="19"/>
                <w:szCs w:val="19"/>
              </w:rPr>
              <w:t>Medium</w:t>
            </w:r>
          </w:p>
        </w:tc>
        <w:tc>
          <w:tcPr>
            <w:tcW w:w="28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04EFB2D" w14:textId="77777777" w:rsidR="00BB65B0" w:rsidRDefault="0095256A">
            <w:r>
              <w:rPr>
                <w:color w:val="262626"/>
                <w:sz w:val="19"/>
                <w:szCs w:val="19"/>
              </w:rPr>
              <w:t>Keep scope fixed per Section 3; log extra requests for a later phase</w:t>
            </w:r>
          </w:p>
        </w:tc>
        <w:tc>
          <w:tcPr>
            <w:tcW w:w="127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106E8E8" w14:textId="77777777" w:rsidR="00BB65B0" w:rsidRDefault="0095256A">
            <w:r>
              <w:rPr>
                <w:color w:val="262626"/>
                <w:sz w:val="19"/>
                <w:szCs w:val="19"/>
              </w:rPr>
              <w:t>Project Manager</w:t>
            </w:r>
          </w:p>
        </w:tc>
      </w:tr>
      <w:tr w:rsidR="00BB65B0" w14:paraId="0E4931DB" w14:textId="77777777">
        <w:trPr>
          <w:trHeight w:val="446"/>
        </w:trPr>
        <w:tc>
          <w:tcPr>
            <w:tcW w:w="715" w:type="dxa"/>
            <w:tcBorders>
              <w:top w:val="single" w:sz="4" w:space="0" w:color="BFBFBF"/>
              <w:left w:val="single" w:sz="4" w:space="0" w:color="BFBFBF"/>
              <w:bottom w:val="single" w:sz="4" w:space="0" w:color="BFBFBF"/>
              <w:right w:val="single" w:sz="4" w:space="0" w:color="BFBFBF"/>
            </w:tcBorders>
            <w:vAlign w:val="center"/>
          </w:tcPr>
          <w:p w14:paraId="29CE643B" w14:textId="77777777" w:rsidR="00BB65B0" w:rsidRDefault="0095256A">
            <w:r>
              <w:rPr>
                <w:color w:val="262626"/>
                <w:sz w:val="19"/>
                <w:szCs w:val="19"/>
              </w:rPr>
              <w:t>R-04</w:t>
            </w:r>
          </w:p>
        </w:tc>
        <w:tc>
          <w:tcPr>
            <w:tcW w:w="2626" w:type="dxa"/>
            <w:tcBorders>
              <w:top w:val="single" w:sz="4" w:space="0" w:color="BFBFBF"/>
              <w:left w:val="single" w:sz="4" w:space="0" w:color="BFBFBF"/>
              <w:bottom w:val="single" w:sz="4" w:space="0" w:color="BFBFBF"/>
              <w:right w:val="single" w:sz="4" w:space="0" w:color="BFBFBF"/>
            </w:tcBorders>
            <w:vAlign w:val="center"/>
          </w:tcPr>
          <w:p w14:paraId="6DE804AC" w14:textId="77777777" w:rsidR="00BB65B0" w:rsidRDefault="0095256A">
            <w:r>
              <w:rPr>
                <w:color w:val="262626"/>
                <w:sz w:val="19"/>
                <w:szCs w:val="19"/>
              </w:rPr>
              <w:t>Low field staff adoption after go-live</w:t>
            </w:r>
          </w:p>
        </w:tc>
        <w:tc>
          <w:tcPr>
            <w:tcW w:w="1033" w:type="dxa"/>
            <w:tcBorders>
              <w:top w:val="single" w:sz="4" w:space="0" w:color="BFBFBF"/>
              <w:left w:val="single" w:sz="4" w:space="0" w:color="BFBFBF"/>
              <w:bottom w:val="single" w:sz="4" w:space="0" w:color="BFBFBF"/>
              <w:right w:val="single" w:sz="4" w:space="0" w:color="BFBFBF"/>
            </w:tcBorders>
            <w:vAlign w:val="center"/>
          </w:tcPr>
          <w:p w14:paraId="79082122" w14:textId="77777777" w:rsidR="00BB65B0" w:rsidRDefault="0095256A">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vAlign w:val="center"/>
          </w:tcPr>
          <w:p w14:paraId="47EC0FDC" w14:textId="77777777" w:rsidR="00BB65B0" w:rsidRDefault="0095256A">
            <w:r>
              <w:rPr>
                <w:color w:val="262626"/>
                <w:sz w:val="19"/>
                <w:szCs w:val="19"/>
              </w:rPr>
              <w:t>Medium</w:t>
            </w:r>
          </w:p>
        </w:tc>
        <w:tc>
          <w:tcPr>
            <w:tcW w:w="2864" w:type="dxa"/>
            <w:tcBorders>
              <w:top w:val="single" w:sz="4" w:space="0" w:color="BFBFBF"/>
              <w:left w:val="single" w:sz="4" w:space="0" w:color="BFBFBF"/>
              <w:bottom w:val="single" w:sz="4" w:space="0" w:color="BFBFBF"/>
              <w:right w:val="single" w:sz="4" w:space="0" w:color="BFBFBF"/>
            </w:tcBorders>
            <w:vAlign w:val="center"/>
          </w:tcPr>
          <w:p w14:paraId="46294429" w14:textId="77777777" w:rsidR="00BB65B0" w:rsidRDefault="0095256A">
            <w:r>
              <w:rPr>
                <w:color w:val="262626"/>
                <w:sz w:val="19"/>
                <w:szCs w:val="19"/>
              </w:rPr>
              <w:t>Involve users in UAT; short training before go-live</w:t>
            </w:r>
          </w:p>
        </w:tc>
        <w:tc>
          <w:tcPr>
            <w:tcW w:w="1272" w:type="dxa"/>
            <w:tcBorders>
              <w:top w:val="single" w:sz="4" w:space="0" w:color="BFBFBF"/>
              <w:left w:val="single" w:sz="4" w:space="0" w:color="BFBFBF"/>
              <w:bottom w:val="single" w:sz="4" w:space="0" w:color="BFBFBF"/>
              <w:right w:val="single" w:sz="4" w:space="0" w:color="BFBFBF"/>
            </w:tcBorders>
            <w:vAlign w:val="center"/>
          </w:tcPr>
          <w:p w14:paraId="3828BF8C" w14:textId="77777777" w:rsidR="00BB65B0" w:rsidRDefault="0095256A">
            <w:r>
              <w:rPr>
                <w:color w:val="262626"/>
                <w:sz w:val="19"/>
                <w:szCs w:val="19"/>
              </w:rPr>
              <w:t>Marketing Sponsor</w:t>
            </w:r>
          </w:p>
        </w:tc>
      </w:tr>
      <w:tr w:rsidR="00BB65B0" w14:paraId="43DB4C16" w14:textId="77777777">
        <w:trPr>
          <w:trHeight w:val="457"/>
        </w:trPr>
        <w:tc>
          <w:tcPr>
            <w:tcW w:w="715"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90A69CA" w14:textId="77777777" w:rsidR="00BB65B0" w:rsidRDefault="0095256A">
            <w:r>
              <w:rPr>
                <w:color w:val="262626"/>
                <w:sz w:val="19"/>
                <w:szCs w:val="19"/>
              </w:rPr>
              <w:t>R-05</w:t>
            </w:r>
          </w:p>
        </w:tc>
        <w:tc>
          <w:tcPr>
            <w:tcW w:w="2626"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F892BF3" w14:textId="77777777" w:rsidR="00BB65B0" w:rsidRDefault="0095256A">
            <w:r>
              <w:rPr>
                <w:color w:val="262626"/>
                <w:sz w:val="19"/>
                <w:szCs w:val="19"/>
              </w:rPr>
              <w:t>Data entered in the portal is incomplete or inconsistent</w:t>
            </w:r>
          </w:p>
        </w:tc>
        <w:tc>
          <w:tcPr>
            <w:tcW w:w="1033"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C67BA48" w14:textId="77777777" w:rsidR="00BB65B0" w:rsidRDefault="0095256A">
            <w:r>
              <w:rPr>
                <w:color w:val="262626"/>
                <w:sz w:val="19"/>
                <w:szCs w:val="19"/>
              </w:rPr>
              <w:t>Medium</w:t>
            </w:r>
          </w:p>
        </w:tc>
        <w:tc>
          <w:tcPr>
            <w:tcW w:w="95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2622E0D" w14:textId="77777777" w:rsidR="00BB65B0" w:rsidRDefault="0095256A">
            <w:r>
              <w:rPr>
                <w:color w:val="262626"/>
                <w:sz w:val="19"/>
                <w:szCs w:val="19"/>
              </w:rPr>
              <w:t>Medium</w:t>
            </w:r>
          </w:p>
        </w:tc>
        <w:tc>
          <w:tcPr>
            <w:tcW w:w="2864"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B8D9705" w14:textId="77777777" w:rsidR="00BB65B0" w:rsidRDefault="0095256A">
            <w:r>
              <w:rPr>
                <w:color w:val="262626"/>
                <w:sz w:val="19"/>
                <w:szCs w:val="19"/>
              </w:rPr>
              <w:t>Validation rules and required fields in the portal</w:t>
            </w:r>
          </w:p>
        </w:tc>
        <w:tc>
          <w:tcPr>
            <w:tcW w:w="1272"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1E75CAE" w14:textId="77777777" w:rsidR="00BB65B0" w:rsidRDefault="0095256A">
            <w:r>
              <w:rPr>
                <w:color w:val="262626"/>
                <w:sz w:val="19"/>
                <w:szCs w:val="19"/>
              </w:rPr>
              <w:t>QA Engineer</w:t>
            </w:r>
          </w:p>
        </w:tc>
      </w:tr>
    </w:tbl>
    <w:p w14:paraId="4F02CFC4" w14:textId="77777777" w:rsidR="00BB65B0" w:rsidRDefault="0095256A">
      <w:r>
        <w:br w:type="page"/>
      </w:r>
    </w:p>
    <w:p w14:paraId="39E981FF" w14:textId="77777777" w:rsidR="00BB65B0" w:rsidRDefault="0095256A">
      <w:pPr>
        <w:pStyle w:val="Heading1"/>
        <w:pBdr>
          <w:bottom w:val="single" w:sz="6" w:space="4" w:color="1F3864"/>
        </w:pBdr>
        <w:spacing w:after="200"/>
      </w:pPr>
      <w:bookmarkStart w:id="53" w:name="_Toc233846026"/>
      <w:r>
        <w:rPr>
          <w:b/>
          <w:bCs/>
          <w:color w:val="1F3864"/>
          <w:sz w:val="30"/>
          <w:szCs w:val="30"/>
        </w:rPr>
        <w:lastRenderedPageBreak/>
        <w:t>11. Communication Plan</w:t>
      </w:r>
      <w:bookmarkEnd w:id="53"/>
    </w:p>
    <w:tbl>
      <w:tblPr>
        <w:tblW w:w="9100" w:type="dxa"/>
        <w:tblLayout w:type="fixed"/>
        <w:tblCellMar>
          <w:top w:w="80" w:type="dxa"/>
          <w:left w:w="100" w:type="dxa"/>
          <w:bottom w:w="80" w:type="dxa"/>
          <w:right w:w="100" w:type="dxa"/>
        </w:tblCellMar>
        <w:tblLook w:val="0000" w:firstRow="0" w:lastRow="0" w:firstColumn="0" w:lastColumn="0" w:noHBand="0" w:noVBand="0"/>
      </w:tblPr>
      <w:tblGrid>
        <w:gridCol w:w="2600"/>
        <w:gridCol w:w="1900"/>
        <w:gridCol w:w="2201"/>
        <w:gridCol w:w="2399"/>
      </w:tblGrid>
      <w:tr w:rsidR="00BB65B0" w14:paraId="7D51A2C6" w14:textId="77777777">
        <w:trPr>
          <w:tblHeader/>
        </w:trPr>
        <w:tc>
          <w:tcPr>
            <w:tcW w:w="25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4E2CEDC6" w14:textId="77777777" w:rsidR="00BB65B0" w:rsidRDefault="0095256A">
            <w:r>
              <w:rPr>
                <w:b/>
                <w:bCs/>
                <w:color w:val="FFFFFF"/>
                <w:sz w:val="19"/>
                <w:szCs w:val="19"/>
              </w:rPr>
              <w:t>Audience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CAAB27A" w14:textId="77777777" w:rsidR="00BB65B0" w:rsidRDefault="0095256A">
            <w:r>
              <w:rPr>
                <w:b/>
                <w:bCs/>
                <w:color w:val="FFFFFF"/>
                <w:sz w:val="19"/>
                <w:szCs w:val="19"/>
              </w:rPr>
              <w:t>Frequency</w:t>
            </w:r>
          </w:p>
        </w:tc>
        <w:tc>
          <w:tcPr>
            <w:tcW w:w="2201"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2B8DBB3A" w14:textId="77777777" w:rsidR="00BB65B0" w:rsidRDefault="0095256A">
            <w:r>
              <w:rPr>
                <w:b/>
                <w:bCs/>
                <w:color w:val="FFFFFF"/>
                <w:sz w:val="19"/>
                <w:szCs w:val="19"/>
              </w:rPr>
              <w:t>Channel</w:t>
            </w:r>
          </w:p>
        </w:tc>
        <w:tc>
          <w:tcPr>
            <w:tcW w:w="23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77546FCA" w14:textId="77777777" w:rsidR="00BB65B0" w:rsidRDefault="0095256A">
            <w:r>
              <w:rPr>
                <w:b/>
                <w:bCs/>
                <w:color w:val="FFFFFF"/>
                <w:sz w:val="19"/>
                <w:szCs w:val="19"/>
              </w:rPr>
              <w:t>Content</w:t>
            </w:r>
          </w:p>
        </w:tc>
      </w:tr>
      <w:tr w:rsidR="00BB65B0" w14:paraId="1A2912B9" w14:textId="77777777">
        <w:tc>
          <w:tcPr>
            <w:tcW w:w="2599" w:type="dxa"/>
            <w:tcBorders>
              <w:top w:val="single" w:sz="4" w:space="0" w:color="BFBFBF"/>
              <w:left w:val="single" w:sz="4" w:space="0" w:color="BFBFBF"/>
              <w:bottom w:val="single" w:sz="4" w:space="0" w:color="BFBFBF"/>
              <w:right w:val="single" w:sz="4" w:space="0" w:color="BFBFBF"/>
            </w:tcBorders>
            <w:vAlign w:val="center"/>
          </w:tcPr>
          <w:p w14:paraId="3FDE72A7" w14:textId="77777777" w:rsidR="00BB65B0" w:rsidRDefault="0095256A">
            <w:r>
              <w:rPr>
                <w:color w:val="262626"/>
                <w:sz w:val="19"/>
                <w:szCs w:val="19"/>
              </w:rPr>
              <w:t>Sponsors / Steering</w:t>
            </w:r>
          </w:p>
        </w:tc>
        <w:tc>
          <w:tcPr>
            <w:tcW w:w="1900" w:type="dxa"/>
            <w:tcBorders>
              <w:top w:val="single" w:sz="4" w:space="0" w:color="BFBFBF"/>
              <w:left w:val="single" w:sz="4" w:space="0" w:color="BFBFBF"/>
              <w:bottom w:val="single" w:sz="4" w:space="0" w:color="BFBFBF"/>
              <w:right w:val="single" w:sz="4" w:space="0" w:color="BFBFBF"/>
            </w:tcBorders>
            <w:vAlign w:val="center"/>
          </w:tcPr>
          <w:p w14:paraId="53E139B9" w14:textId="77777777" w:rsidR="00BB65B0" w:rsidRDefault="0095256A">
            <w:r>
              <w:rPr>
                <w:color w:val="262626"/>
                <w:sz w:val="19"/>
                <w:szCs w:val="19"/>
              </w:rPr>
              <w:t>End of each phase</w:t>
            </w:r>
          </w:p>
        </w:tc>
        <w:tc>
          <w:tcPr>
            <w:tcW w:w="2201" w:type="dxa"/>
            <w:tcBorders>
              <w:top w:val="single" w:sz="4" w:space="0" w:color="BFBFBF"/>
              <w:left w:val="single" w:sz="4" w:space="0" w:color="BFBFBF"/>
              <w:bottom w:val="single" w:sz="4" w:space="0" w:color="BFBFBF"/>
              <w:right w:val="single" w:sz="4" w:space="0" w:color="BFBFBF"/>
            </w:tcBorders>
            <w:vAlign w:val="center"/>
          </w:tcPr>
          <w:p w14:paraId="02704BDF" w14:textId="77777777" w:rsidR="00BB65B0" w:rsidRDefault="0095256A">
            <w:r>
              <w:rPr>
                <w:color w:val="262626"/>
                <w:sz w:val="19"/>
                <w:szCs w:val="19"/>
              </w:rPr>
              <w:t>Meeting + short summary</w:t>
            </w:r>
          </w:p>
        </w:tc>
        <w:tc>
          <w:tcPr>
            <w:tcW w:w="2399" w:type="dxa"/>
            <w:tcBorders>
              <w:top w:val="single" w:sz="4" w:space="0" w:color="BFBFBF"/>
              <w:left w:val="single" w:sz="4" w:space="0" w:color="BFBFBF"/>
              <w:bottom w:val="single" w:sz="4" w:space="0" w:color="BFBFBF"/>
              <w:right w:val="single" w:sz="4" w:space="0" w:color="BFBFBF"/>
            </w:tcBorders>
            <w:vAlign w:val="center"/>
          </w:tcPr>
          <w:p w14:paraId="291B5F70" w14:textId="77777777" w:rsidR="00BB65B0" w:rsidRDefault="0095256A">
            <w:r>
              <w:rPr>
                <w:color w:val="262626"/>
                <w:sz w:val="19"/>
                <w:szCs w:val="19"/>
              </w:rPr>
              <w:t>Progress, risks, decisions</w:t>
            </w:r>
          </w:p>
        </w:tc>
      </w:tr>
      <w:tr w:rsidR="00BB65B0" w14:paraId="0C6383C1"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4C0152E" w14:textId="77777777" w:rsidR="00BB65B0" w:rsidRDefault="0095256A">
            <w:r>
              <w:rPr>
                <w:color w:val="262626"/>
                <w:sz w:val="19"/>
                <w:szCs w:val="19"/>
              </w:rPr>
              <w:t>Marketing Intelligence Officer</w:t>
            </w:r>
          </w:p>
        </w:tc>
        <w:tc>
          <w:tcPr>
            <w:tcW w:w="19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7F9549C" w14:textId="77777777" w:rsidR="00BB65B0" w:rsidRDefault="0095256A">
            <w:r>
              <w:rPr>
                <w:color w:val="262626"/>
                <w:sz w:val="19"/>
                <w:szCs w:val="19"/>
              </w:rPr>
              <w:t>Weekly</w:t>
            </w:r>
          </w:p>
        </w:tc>
        <w:tc>
          <w:tcPr>
            <w:tcW w:w="2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32FC8C7" w14:textId="77777777" w:rsidR="00BB65B0" w:rsidRDefault="0095256A">
            <w:r>
              <w:rPr>
                <w:color w:val="262626"/>
                <w:sz w:val="19"/>
                <w:szCs w:val="19"/>
              </w:rPr>
              <w:t>Meeting / email</w:t>
            </w:r>
          </w:p>
        </w:tc>
        <w:tc>
          <w:tcPr>
            <w:tcW w:w="23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B36478C" w14:textId="77777777" w:rsidR="00BB65B0" w:rsidRDefault="0095256A">
            <w:r>
              <w:rPr>
                <w:color w:val="262626"/>
                <w:sz w:val="19"/>
                <w:szCs w:val="19"/>
              </w:rPr>
              <w:t>Requirement checks, feature reviews</w:t>
            </w:r>
          </w:p>
        </w:tc>
      </w:tr>
      <w:tr w:rsidR="00BB65B0" w14:paraId="0088C59F" w14:textId="77777777">
        <w:tc>
          <w:tcPr>
            <w:tcW w:w="2599" w:type="dxa"/>
            <w:tcBorders>
              <w:top w:val="single" w:sz="4" w:space="0" w:color="BFBFBF"/>
              <w:left w:val="single" w:sz="4" w:space="0" w:color="BFBFBF"/>
              <w:bottom w:val="single" w:sz="4" w:space="0" w:color="BFBFBF"/>
              <w:right w:val="single" w:sz="4" w:space="0" w:color="BFBFBF"/>
            </w:tcBorders>
            <w:vAlign w:val="center"/>
          </w:tcPr>
          <w:p w14:paraId="60C237F0" w14:textId="77777777" w:rsidR="00BB65B0" w:rsidRDefault="0095256A">
            <w:r>
              <w:rPr>
                <w:color w:val="262626"/>
                <w:sz w:val="19"/>
                <w:szCs w:val="19"/>
              </w:rPr>
              <w:t>Development Team</w:t>
            </w:r>
          </w:p>
        </w:tc>
        <w:tc>
          <w:tcPr>
            <w:tcW w:w="1900" w:type="dxa"/>
            <w:tcBorders>
              <w:top w:val="single" w:sz="4" w:space="0" w:color="BFBFBF"/>
              <w:left w:val="single" w:sz="4" w:space="0" w:color="BFBFBF"/>
              <w:bottom w:val="single" w:sz="4" w:space="0" w:color="BFBFBF"/>
              <w:right w:val="single" w:sz="4" w:space="0" w:color="BFBFBF"/>
            </w:tcBorders>
            <w:vAlign w:val="center"/>
          </w:tcPr>
          <w:p w14:paraId="15E8CE34" w14:textId="77777777" w:rsidR="00BB65B0" w:rsidRDefault="0095256A">
            <w:r>
              <w:rPr>
                <w:color w:val="262626"/>
                <w:sz w:val="19"/>
                <w:szCs w:val="19"/>
              </w:rPr>
              <w:t>Daily</w:t>
            </w:r>
          </w:p>
        </w:tc>
        <w:tc>
          <w:tcPr>
            <w:tcW w:w="2201" w:type="dxa"/>
            <w:tcBorders>
              <w:top w:val="single" w:sz="4" w:space="0" w:color="BFBFBF"/>
              <w:left w:val="single" w:sz="4" w:space="0" w:color="BFBFBF"/>
              <w:bottom w:val="single" w:sz="4" w:space="0" w:color="BFBFBF"/>
              <w:right w:val="single" w:sz="4" w:space="0" w:color="BFBFBF"/>
            </w:tcBorders>
            <w:vAlign w:val="center"/>
          </w:tcPr>
          <w:p w14:paraId="1F3B5677" w14:textId="77777777" w:rsidR="00BB65B0" w:rsidRDefault="0095256A">
            <w:r>
              <w:rPr>
                <w:color w:val="262626"/>
                <w:sz w:val="19"/>
                <w:szCs w:val="19"/>
              </w:rPr>
              <w:t>Stand-up</w:t>
            </w:r>
          </w:p>
        </w:tc>
        <w:tc>
          <w:tcPr>
            <w:tcW w:w="2399" w:type="dxa"/>
            <w:tcBorders>
              <w:top w:val="single" w:sz="4" w:space="0" w:color="BFBFBF"/>
              <w:left w:val="single" w:sz="4" w:space="0" w:color="BFBFBF"/>
              <w:bottom w:val="single" w:sz="4" w:space="0" w:color="BFBFBF"/>
              <w:right w:val="single" w:sz="4" w:space="0" w:color="BFBFBF"/>
            </w:tcBorders>
            <w:vAlign w:val="center"/>
          </w:tcPr>
          <w:p w14:paraId="4270E833" w14:textId="77777777" w:rsidR="00BB65B0" w:rsidRDefault="0095256A">
            <w:r>
              <w:rPr>
                <w:color w:val="262626"/>
                <w:sz w:val="19"/>
                <w:szCs w:val="19"/>
              </w:rPr>
              <w:t>Progress and blockers</w:t>
            </w:r>
          </w:p>
        </w:tc>
      </w:tr>
      <w:tr w:rsidR="00BB65B0" w14:paraId="4AC5133F"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A12171E" w14:textId="77777777" w:rsidR="00BB65B0" w:rsidRDefault="0095256A">
            <w:r>
              <w:rPr>
                <w:color w:val="262626"/>
                <w:sz w:val="19"/>
                <w:szCs w:val="19"/>
              </w:rPr>
              <w:t>Marketing Department</w:t>
            </w:r>
          </w:p>
        </w:tc>
        <w:tc>
          <w:tcPr>
            <w:tcW w:w="19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30D8FC6" w14:textId="77777777" w:rsidR="00BB65B0" w:rsidRDefault="0095256A">
            <w:r>
              <w:rPr>
                <w:color w:val="262626"/>
                <w:sz w:val="19"/>
                <w:szCs w:val="19"/>
              </w:rPr>
              <w:t>End of each sprint</w:t>
            </w:r>
          </w:p>
        </w:tc>
        <w:tc>
          <w:tcPr>
            <w:tcW w:w="2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7A5174E8" w14:textId="77777777" w:rsidR="00BB65B0" w:rsidRDefault="0095256A">
            <w:r>
              <w:rPr>
                <w:color w:val="262626"/>
                <w:sz w:val="19"/>
                <w:szCs w:val="19"/>
              </w:rPr>
              <w:t>Sprint review demo</w:t>
            </w:r>
          </w:p>
        </w:tc>
        <w:tc>
          <w:tcPr>
            <w:tcW w:w="23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1FEE5DD" w14:textId="77777777" w:rsidR="00BB65B0" w:rsidRDefault="0095256A">
            <w:r>
              <w:rPr>
                <w:color w:val="262626"/>
                <w:sz w:val="19"/>
                <w:szCs w:val="19"/>
              </w:rPr>
              <w:t>Working features, feedback</w:t>
            </w:r>
          </w:p>
        </w:tc>
      </w:tr>
      <w:tr w:rsidR="00BB65B0" w14:paraId="5F323706" w14:textId="77777777">
        <w:tc>
          <w:tcPr>
            <w:tcW w:w="2599" w:type="dxa"/>
            <w:tcBorders>
              <w:top w:val="single" w:sz="4" w:space="0" w:color="BFBFBF"/>
              <w:left w:val="single" w:sz="4" w:space="0" w:color="BFBFBF"/>
              <w:bottom w:val="single" w:sz="4" w:space="0" w:color="BFBFBF"/>
              <w:right w:val="single" w:sz="4" w:space="0" w:color="BFBFBF"/>
            </w:tcBorders>
            <w:vAlign w:val="center"/>
          </w:tcPr>
          <w:p w14:paraId="05802810" w14:textId="77777777" w:rsidR="00BB65B0" w:rsidRDefault="0095256A">
            <w:r>
              <w:rPr>
                <w:color w:val="262626"/>
                <w:sz w:val="19"/>
                <w:szCs w:val="19"/>
              </w:rPr>
              <w:t>Field Staff</w:t>
            </w:r>
          </w:p>
        </w:tc>
        <w:tc>
          <w:tcPr>
            <w:tcW w:w="1900" w:type="dxa"/>
            <w:tcBorders>
              <w:top w:val="single" w:sz="4" w:space="0" w:color="BFBFBF"/>
              <w:left w:val="single" w:sz="4" w:space="0" w:color="BFBFBF"/>
              <w:bottom w:val="single" w:sz="4" w:space="0" w:color="BFBFBF"/>
              <w:right w:val="single" w:sz="4" w:space="0" w:color="BFBFBF"/>
            </w:tcBorders>
            <w:vAlign w:val="center"/>
          </w:tcPr>
          <w:p w14:paraId="208DAEED" w14:textId="77777777" w:rsidR="00BB65B0" w:rsidRDefault="0095256A">
            <w:r>
              <w:rPr>
                <w:color w:val="262626"/>
                <w:sz w:val="19"/>
                <w:szCs w:val="19"/>
              </w:rPr>
              <w:t>Week 6</w:t>
            </w:r>
          </w:p>
        </w:tc>
        <w:tc>
          <w:tcPr>
            <w:tcW w:w="2201" w:type="dxa"/>
            <w:tcBorders>
              <w:top w:val="single" w:sz="4" w:space="0" w:color="BFBFBF"/>
              <w:left w:val="single" w:sz="4" w:space="0" w:color="BFBFBF"/>
              <w:bottom w:val="single" w:sz="4" w:space="0" w:color="BFBFBF"/>
              <w:right w:val="single" w:sz="4" w:space="0" w:color="BFBFBF"/>
            </w:tcBorders>
            <w:vAlign w:val="center"/>
          </w:tcPr>
          <w:p w14:paraId="767C8E04" w14:textId="77777777" w:rsidR="00BB65B0" w:rsidRDefault="0095256A">
            <w:r>
              <w:rPr>
                <w:color w:val="262626"/>
                <w:sz w:val="19"/>
                <w:szCs w:val="19"/>
              </w:rPr>
              <w:t>Training session</w:t>
            </w:r>
          </w:p>
        </w:tc>
        <w:tc>
          <w:tcPr>
            <w:tcW w:w="2399" w:type="dxa"/>
            <w:tcBorders>
              <w:top w:val="single" w:sz="4" w:space="0" w:color="BFBFBF"/>
              <w:left w:val="single" w:sz="4" w:space="0" w:color="BFBFBF"/>
              <w:bottom w:val="single" w:sz="4" w:space="0" w:color="BFBFBF"/>
              <w:right w:val="single" w:sz="4" w:space="0" w:color="BFBFBF"/>
            </w:tcBorders>
            <w:vAlign w:val="center"/>
          </w:tcPr>
          <w:p w14:paraId="23611A14" w14:textId="77777777" w:rsidR="00BB65B0" w:rsidRDefault="0095256A">
            <w:r>
              <w:rPr>
                <w:color w:val="262626"/>
                <w:sz w:val="19"/>
                <w:szCs w:val="19"/>
              </w:rPr>
              <w:t>Onboarding before go-live</w:t>
            </w:r>
          </w:p>
        </w:tc>
      </w:tr>
      <w:tr w:rsidR="00BB65B0" w14:paraId="0A5F4614" w14:textId="77777777">
        <w:tc>
          <w:tcPr>
            <w:tcW w:w="2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2475BF24" w14:textId="77777777" w:rsidR="00BB65B0" w:rsidRDefault="0095256A">
            <w:r>
              <w:rPr>
                <w:color w:val="262626"/>
                <w:sz w:val="19"/>
                <w:szCs w:val="19"/>
              </w:rPr>
              <w:t>IT Department Head</w:t>
            </w:r>
          </w:p>
        </w:tc>
        <w:tc>
          <w:tcPr>
            <w:tcW w:w="19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54329960" w14:textId="77777777" w:rsidR="00BB65B0" w:rsidRDefault="0095256A">
            <w:r>
              <w:rPr>
                <w:color w:val="262626"/>
                <w:sz w:val="19"/>
                <w:szCs w:val="19"/>
              </w:rPr>
              <w:t>Bi-weekly</w:t>
            </w:r>
          </w:p>
        </w:tc>
        <w:tc>
          <w:tcPr>
            <w:tcW w:w="2201"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3432D4CA" w14:textId="77777777" w:rsidR="00BB65B0" w:rsidRDefault="0095256A">
            <w:r>
              <w:rPr>
                <w:color w:val="262626"/>
                <w:sz w:val="19"/>
                <w:szCs w:val="19"/>
              </w:rPr>
              <w:t>Status update</w:t>
            </w:r>
          </w:p>
        </w:tc>
        <w:tc>
          <w:tcPr>
            <w:tcW w:w="23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D1A05DA" w14:textId="77777777" w:rsidR="00BB65B0" w:rsidRDefault="0095256A">
            <w:r>
              <w:rPr>
                <w:color w:val="262626"/>
                <w:sz w:val="19"/>
                <w:szCs w:val="19"/>
              </w:rPr>
              <w:t>Resourcing and risks</w:t>
            </w:r>
          </w:p>
        </w:tc>
      </w:tr>
    </w:tbl>
    <w:p w14:paraId="0410247E" w14:textId="77777777" w:rsidR="00BB65B0" w:rsidRDefault="0095256A">
      <w:r>
        <w:br w:type="page"/>
      </w:r>
    </w:p>
    <w:p w14:paraId="7A54A43A" w14:textId="77777777" w:rsidR="00BB65B0" w:rsidRDefault="0095256A">
      <w:pPr>
        <w:pStyle w:val="Heading1"/>
        <w:pBdr>
          <w:bottom w:val="single" w:sz="6" w:space="4" w:color="1F3864"/>
        </w:pBdr>
        <w:spacing w:after="200"/>
      </w:pPr>
      <w:bookmarkStart w:id="54" w:name="_Toc233846027"/>
      <w:r>
        <w:rPr>
          <w:b/>
          <w:bCs/>
          <w:color w:val="1F3864"/>
          <w:sz w:val="30"/>
          <w:szCs w:val="30"/>
        </w:rPr>
        <w:lastRenderedPageBreak/>
        <w:t>12. Project Schedule</w:t>
      </w:r>
      <w:bookmarkEnd w:id="54"/>
    </w:p>
    <w:p w14:paraId="1C2D3697" w14:textId="77777777" w:rsidR="00BB65B0" w:rsidRDefault="0095256A">
      <w:pPr>
        <w:spacing w:after="160" w:line="276" w:lineRule="auto"/>
      </w:pPr>
      <w:r>
        <w:rPr>
          <w:color w:val="262626"/>
        </w:rPr>
        <w:t>Assumes a project start of Monday, 27 July 2026, pending Charter approval. Each sprint runs Monday through Saturday, with Sundays off.</w:t>
      </w:r>
    </w:p>
    <w:tbl>
      <w:tblPr>
        <w:tblW w:w="9499" w:type="dxa"/>
        <w:tblLayout w:type="fixed"/>
        <w:tblCellMar>
          <w:top w:w="80" w:type="dxa"/>
          <w:left w:w="100" w:type="dxa"/>
          <w:bottom w:w="80" w:type="dxa"/>
          <w:right w:w="100" w:type="dxa"/>
        </w:tblCellMar>
        <w:tblLook w:val="0000" w:firstRow="0" w:lastRow="0" w:firstColumn="0" w:lastColumn="0" w:noHBand="0" w:noVBand="0"/>
      </w:tblPr>
      <w:tblGrid>
        <w:gridCol w:w="5900"/>
        <w:gridCol w:w="3599"/>
      </w:tblGrid>
      <w:tr w:rsidR="00BB65B0" w14:paraId="09B9481F" w14:textId="77777777">
        <w:trPr>
          <w:tblHeader/>
        </w:trPr>
        <w:tc>
          <w:tcPr>
            <w:tcW w:w="5900"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D93F987" w14:textId="77777777" w:rsidR="00BB65B0" w:rsidRDefault="0095256A">
            <w:r>
              <w:rPr>
                <w:b/>
                <w:bCs/>
                <w:color w:val="FFFFFF"/>
                <w:sz w:val="19"/>
                <w:szCs w:val="19"/>
              </w:rPr>
              <w:t>Milestone</w:t>
            </w:r>
          </w:p>
        </w:tc>
        <w:tc>
          <w:tcPr>
            <w:tcW w:w="3599" w:type="dxa"/>
            <w:tcBorders>
              <w:top w:val="single" w:sz="4" w:space="0" w:color="BFBFBF"/>
              <w:left w:val="single" w:sz="4" w:space="0" w:color="BFBFBF"/>
              <w:bottom w:val="single" w:sz="4" w:space="0" w:color="BFBFBF"/>
              <w:right w:val="single" w:sz="4" w:space="0" w:color="BFBFBF"/>
            </w:tcBorders>
            <w:shd w:val="clear" w:color="auto" w:fill="1F3864"/>
            <w:vAlign w:val="center"/>
          </w:tcPr>
          <w:p w14:paraId="00D86C24" w14:textId="77777777" w:rsidR="00BB65B0" w:rsidRDefault="0095256A">
            <w:r>
              <w:rPr>
                <w:b/>
                <w:bCs/>
                <w:color w:val="FFFFFF"/>
                <w:sz w:val="19"/>
                <w:szCs w:val="19"/>
              </w:rPr>
              <w:t>Target Date</w:t>
            </w:r>
          </w:p>
        </w:tc>
      </w:tr>
      <w:tr w:rsidR="00BB65B0" w14:paraId="08220CDE" w14:textId="77777777">
        <w:tc>
          <w:tcPr>
            <w:tcW w:w="5900" w:type="dxa"/>
            <w:tcBorders>
              <w:top w:val="single" w:sz="4" w:space="0" w:color="BFBFBF"/>
              <w:left w:val="single" w:sz="4" w:space="0" w:color="BFBFBF"/>
              <w:bottom w:val="single" w:sz="4" w:space="0" w:color="BFBFBF"/>
              <w:right w:val="single" w:sz="4" w:space="0" w:color="BFBFBF"/>
            </w:tcBorders>
            <w:vAlign w:val="center"/>
          </w:tcPr>
          <w:p w14:paraId="241072BB" w14:textId="77777777" w:rsidR="00BB65B0" w:rsidRDefault="0095256A">
            <w:r>
              <w:rPr>
                <w:color w:val="262626"/>
                <w:sz w:val="19"/>
                <w:szCs w:val="19"/>
              </w:rPr>
              <w:t>Charter Approved / Kickoff</w:t>
            </w:r>
          </w:p>
        </w:tc>
        <w:tc>
          <w:tcPr>
            <w:tcW w:w="3599" w:type="dxa"/>
            <w:tcBorders>
              <w:top w:val="single" w:sz="4" w:space="0" w:color="BFBFBF"/>
              <w:left w:val="single" w:sz="4" w:space="0" w:color="BFBFBF"/>
              <w:bottom w:val="single" w:sz="4" w:space="0" w:color="BFBFBF"/>
              <w:right w:val="single" w:sz="4" w:space="0" w:color="BFBFBF"/>
            </w:tcBorders>
            <w:vAlign w:val="center"/>
          </w:tcPr>
          <w:p w14:paraId="260E2805" w14:textId="77777777" w:rsidR="00BB65B0" w:rsidRDefault="0095256A">
            <w:r>
              <w:rPr>
                <w:color w:val="262626"/>
                <w:sz w:val="19"/>
                <w:szCs w:val="19"/>
              </w:rPr>
              <w:t>27 July 2026</w:t>
            </w:r>
          </w:p>
        </w:tc>
      </w:tr>
      <w:tr w:rsidR="00BB65B0" w14:paraId="7362339C" w14:textId="77777777">
        <w:tc>
          <w:tcPr>
            <w:tcW w:w="59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1D544F98" w14:textId="77777777" w:rsidR="00BB65B0" w:rsidRDefault="0095256A">
            <w:r>
              <w:rPr>
                <w:color w:val="262626"/>
                <w:sz w:val="19"/>
                <w:szCs w:val="19"/>
              </w:rPr>
              <w:t>Sprint 1 Complete — Setup &amp; Architecture</w:t>
            </w:r>
          </w:p>
        </w:tc>
        <w:tc>
          <w:tcPr>
            <w:tcW w:w="3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67E391F" w14:textId="77777777" w:rsidR="00BB65B0" w:rsidRDefault="0095256A">
            <w:r>
              <w:rPr>
                <w:color w:val="262626"/>
                <w:sz w:val="19"/>
                <w:szCs w:val="19"/>
              </w:rPr>
              <w:t>27 Jul – 1 Aug 2026</w:t>
            </w:r>
          </w:p>
        </w:tc>
      </w:tr>
      <w:tr w:rsidR="00BB65B0" w14:paraId="5AF37B7A" w14:textId="77777777">
        <w:tc>
          <w:tcPr>
            <w:tcW w:w="5900" w:type="dxa"/>
            <w:tcBorders>
              <w:top w:val="single" w:sz="4" w:space="0" w:color="BFBFBF"/>
              <w:left w:val="single" w:sz="4" w:space="0" w:color="BFBFBF"/>
              <w:bottom w:val="single" w:sz="4" w:space="0" w:color="BFBFBF"/>
              <w:right w:val="single" w:sz="4" w:space="0" w:color="BFBFBF"/>
            </w:tcBorders>
            <w:vAlign w:val="center"/>
          </w:tcPr>
          <w:p w14:paraId="1962EBFF" w14:textId="77777777" w:rsidR="00BB65B0" w:rsidRDefault="0095256A">
            <w:r>
              <w:rPr>
                <w:color w:val="262626"/>
                <w:sz w:val="19"/>
                <w:szCs w:val="19"/>
              </w:rPr>
              <w:t>Sprint 2 Complete — Core Build</w:t>
            </w:r>
          </w:p>
        </w:tc>
        <w:tc>
          <w:tcPr>
            <w:tcW w:w="3599" w:type="dxa"/>
            <w:tcBorders>
              <w:top w:val="single" w:sz="4" w:space="0" w:color="BFBFBF"/>
              <w:left w:val="single" w:sz="4" w:space="0" w:color="BFBFBF"/>
              <w:bottom w:val="single" w:sz="4" w:space="0" w:color="BFBFBF"/>
              <w:right w:val="single" w:sz="4" w:space="0" w:color="BFBFBF"/>
            </w:tcBorders>
            <w:vAlign w:val="center"/>
          </w:tcPr>
          <w:p w14:paraId="03046716" w14:textId="77777777" w:rsidR="00BB65B0" w:rsidRDefault="0095256A">
            <w:r>
              <w:rPr>
                <w:color w:val="262626"/>
                <w:sz w:val="19"/>
                <w:szCs w:val="19"/>
              </w:rPr>
              <w:t>3 Aug – 8 Aug 2026</w:t>
            </w:r>
          </w:p>
        </w:tc>
      </w:tr>
      <w:tr w:rsidR="00BB65B0" w14:paraId="1921A646" w14:textId="77777777">
        <w:tc>
          <w:tcPr>
            <w:tcW w:w="59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9D4D1E9" w14:textId="77777777" w:rsidR="00BB65B0" w:rsidRDefault="0095256A">
            <w:r>
              <w:rPr>
                <w:color w:val="262626"/>
                <w:sz w:val="19"/>
                <w:szCs w:val="19"/>
              </w:rPr>
              <w:t>Sprint 3 Complete — Survey Builder &amp; Pricing Module</w:t>
            </w:r>
          </w:p>
        </w:tc>
        <w:tc>
          <w:tcPr>
            <w:tcW w:w="3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0485B948" w14:textId="77777777" w:rsidR="00BB65B0" w:rsidRDefault="0095256A">
            <w:r>
              <w:rPr>
                <w:color w:val="262626"/>
                <w:sz w:val="19"/>
                <w:szCs w:val="19"/>
              </w:rPr>
              <w:t>10 Aug – 15 Aug 2026</w:t>
            </w:r>
          </w:p>
        </w:tc>
      </w:tr>
      <w:tr w:rsidR="00BB65B0" w14:paraId="5ABA974E" w14:textId="77777777">
        <w:tc>
          <w:tcPr>
            <w:tcW w:w="5900" w:type="dxa"/>
            <w:tcBorders>
              <w:top w:val="single" w:sz="4" w:space="0" w:color="BFBFBF"/>
              <w:left w:val="single" w:sz="4" w:space="0" w:color="BFBFBF"/>
              <w:bottom w:val="single" w:sz="4" w:space="0" w:color="BFBFBF"/>
              <w:right w:val="single" w:sz="4" w:space="0" w:color="BFBFBF"/>
            </w:tcBorders>
            <w:vAlign w:val="center"/>
          </w:tcPr>
          <w:p w14:paraId="3AF477DD" w14:textId="77777777" w:rsidR="00BB65B0" w:rsidRDefault="0095256A">
            <w:r>
              <w:rPr>
                <w:color w:val="262626"/>
                <w:sz w:val="19"/>
                <w:szCs w:val="19"/>
              </w:rPr>
              <w:t>Sprint 4 Complete — D365FO Sync &amp; CNS Notifications</w:t>
            </w:r>
          </w:p>
        </w:tc>
        <w:tc>
          <w:tcPr>
            <w:tcW w:w="3599" w:type="dxa"/>
            <w:tcBorders>
              <w:top w:val="single" w:sz="4" w:space="0" w:color="BFBFBF"/>
              <w:left w:val="single" w:sz="4" w:space="0" w:color="BFBFBF"/>
              <w:bottom w:val="single" w:sz="4" w:space="0" w:color="BFBFBF"/>
              <w:right w:val="single" w:sz="4" w:space="0" w:color="BFBFBF"/>
            </w:tcBorders>
            <w:vAlign w:val="center"/>
          </w:tcPr>
          <w:p w14:paraId="4FA7281C" w14:textId="77777777" w:rsidR="00BB65B0" w:rsidRDefault="0095256A">
            <w:r>
              <w:rPr>
                <w:color w:val="262626"/>
                <w:sz w:val="19"/>
                <w:szCs w:val="19"/>
              </w:rPr>
              <w:t>17 Aug – 22 Aug 2026</w:t>
            </w:r>
          </w:p>
        </w:tc>
      </w:tr>
      <w:tr w:rsidR="00BB65B0" w14:paraId="130B4095" w14:textId="77777777">
        <w:tc>
          <w:tcPr>
            <w:tcW w:w="5900"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34B8312" w14:textId="77777777" w:rsidR="00BB65B0" w:rsidRDefault="0095256A">
            <w:r>
              <w:rPr>
                <w:color w:val="262626"/>
                <w:sz w:val="19"/>
                <w:szCs w:val="19"/>
              </w:rPr>
              <w:t>Sprint 5 Complete — Power BI Dashboards</w:t>
            </w:r>
          </w:p>
        </w:tc>
        <w:tc>
          <w:tcPr>
            <w:tcW w:w="3599" w:type="dxa"/>
            <w:tcBorders>
              <w:top w:val="single" w:sz="4" w:space="0" w:color="BFBFBF"/>
              <w:left w:val="single" w:sz="4" w:space="0" w:color="BFBFBF"/>
              <w:bottom w:val="single" w:sz="4" w:space="0" w:color="BFBFBF"/>
              <w:right w:val="single" w:sz="4" w:space="0" w:color="BFBFBF"/>
            </w:tcBorders>
            <w:shd w:val="clear" w:color="auto" w:fill="F2F6FA"/>
            <w:vAlign w:val="center"/>
          </w:tcPr>
          <w:p w14:paraId="42F02D6B" w14:textId="77777777" w:rsidR="00BB65B0" w:rsidRDefault="0095256A">
            <w:r>
              <w:rPr>
                <w:color w:val="262626"/>
                <w:sz w:val="19"/>
                <w:szCs w:val="19"/>
              </w:rPr>
              <w:t>24 Aug – 29 Aug 2026</w:t>
            </w:r>
          </w:p>
        </w:tc>
      </w:tr>
      <w:tr w:rsidR="00BB65B0" w14:paraId="116DF356" w14:textId="77777777">
        <w:tc>
          <w:tcPr>
            <w:tcW w:w="5900" w:type="dxa"/>
            <w:tcBorders>
              <w:top w:val="single" w:sz="4" w:space="0" w:color="BFBFBF"/>
              <w:left w:val="single" w:sz="4" w:space="0" w:color="BFBFBF"/>
              <w:bottom w:val="single" w:sz="4" w:space="0" w:color="BFBFBF"/>
              <w:right w:val="single" w:sz="4" w:space="0" w:color="BFBFBF"/>
            </w:tcBorders>
            <w:vAlign w:val="center"/>
          </w:tcPr>
          <w:p w14:paraId="31B95E62" w14:textId="77777777" w:rsidR="00BB65B0" w:rsidRDefault="0095256A">
            <w:r>
              <w:rPr>
                <w:color w:val="262626"/>
                <w:sz w:val="19"/>
                <w:szCs w:val="19"/>
              </w:rPr>
              <w:t>Sprint 6 — UAT, Training &amp; Go-Live</w:t>
            </w:r>
          </w:p>
        </w:tc>
        <w:tc>
          <w:tcPr>
            <w:tcW w:w="3599" w:type="dxa"/>
            <w:tcBorders>
              <w:top w:val="single" w:sz="4" w:space="0" w:color="BFBFBF"/>
              <w:left w:val="single" w:sz="4" w:space="0" w:color="BFBFBF"/>
              <w:bottom w:val="single" w:sz="4" w:space="0" w:color="BFBFBF"/>
              <w:right w:val="single" w:sz="4" w:space="0" w:color="BFBFBF"/>
            </w:tcBorders>
            <w:vAlign w:val="center"/>
          </w:tcPr>
          <w:p w14:paraId="2F66AFAB" w14:textId="77777777" w:rsidR="00BB65B0" w:rsidRDefault="0095256A">
            <w:r>
              <w:rPr>
                <w:color w:val="262626"/>
                <w:sz w:val="19"/>
                <w:szCs w:val="19"/>
              </w:rPr>
              <w:t>31 Aug – 5 Sep 2026</w:t>
            </w:r>
          </w:p>
        </w:tc>
      </w:tr>
    </w:tbl>
    <w:p w14:paraId="421CF745" w14:textId="77777777" w:rsidR="00BB65B0" w:rsidRDefault="00BB65B0">
      <w:pPr>
        <w:spacing w:after="160" w:line="276" w:lineRule="auto"/>
      </w:pPr>
    </w:p>
    <w:sectPr w:rsidR="00BB65B0">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pgBorders>
        <w:top w:val="double" w:sz="4" w:space="10" w:color="000000"/>
        <w:left w:val="double" w:sz="4" w:space="29" w:color="000000"/>
        <w:bottom w:val="double" w:sz="4" w:space="10" w:color="000000"/>
        <w:right w:val="double" w:sz="4" w:space="29" w:color="000000"/>
      </w:pgBorders>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C7E63" w14:textId="77777777" w:rsidR="004603BF" w:rsidRDefault="004603BF">
      <w:r>
        <w:separator/>
      </w:r>
    </w:p>
  </w:endnote>
  <w:endnote w:type="continuationSeparator" w:id="0">
    <w:p w14:paraId="5F6AFDAA" w14:textId="77777777" w:rsidR="004603BF" w:rsidRDefault="00460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71E3" w14:textId="77777777" w:rsidR="00BB65B0" w:rsidRDefault="00BB65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487EB" w14:textId="77777777" w:rsidR="00BB65B0" w:rsidRDefault="0095256A">
    <w:pPr>
      <w:jc w:val="center"/>
    </w:pPr>
    <w:r>
      <w:rPr>
        <w:color w:val="595959"/>
        <w:sz w:val="16"/>
        <w:szCs w:val="16"/>
      </w:rPr>
      <w:t xml:space="preserve">Page </w:t>
    </w:r>
    <w:r>
      <w:rPr>
        <w:color w:val="595959"/>
        <w:sz w:val="16"/>
        <w:szCs w:val="16"/>
      </w:rPr>
      <w:fldChar w:fldCharType="begin"/>
    </w:r>
    <w:r>
      <w:rPr>
        <w:color w:val="595959"/>
        <w:sz w:val="16"/>
        <w:szCs w:val="16"/>
      </w:rPr>
      <w:instrText xml:space="preserve"> PAGE </w:instrText>
    </w:r>
    <w:r>
      <w:rPr>
        <w:color w:val="595959"/>
        <w:sz w:val="16"/>
        <w:szCs w:val="16"/>
      </w:rPr>
      <w:fldChar w:fldCharType="separate"/>
    </w:r>
    <w:r>
      <w:rPr>
        <w:color w:val="595959"/>
        <w:sz w:val="16"/>
        <w:szCs w:val="16"/>
      </w:rPr>
      <w:t>18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 NUMPAGES </w:instrText>
    </w:r>
    <w:r>
      <w:rPr>
        <w:color w:val="595959"/>
        <w:sz w:val="16"/>
        <w:szCs w:val="16"/>
      </w:rPr>
      <w:fldChar w:fldCharType="separate"/>
    </w:r>
    <w:r>
      <w:rPr>
        <w:color w:val="595959"/>
        <w:sz w:val="16"/>
        <w:szCs w:val="16"/>
      </w:rPr>
      <w:t>18</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CC810" w14:textId="77777777" w:rsidR="00BB65B0" w:rsidRDefault="0095256A">
    <w:pPr>
      <w:jc w:val="center"/>
    </w:pPr>
    <w:r>
      <w:rPr>
        <w:color w:val="595959"/>
        <w:sz w:val="16"/>
        <w:szCs w:val="16"/>
      </w:rPr>
      <w:t xml:space="preserve">Page </w:t>
    </w:r>
    <w:r>
      <w:rPr>
        <w:color w:val="595959"/>
        <w:sz w:val="16"/>
        <w:szCs w:val="16"/>
      </w:rPr>
      <w:fldChar w:fldCharType="begin"/>
    </w:r>
    <w:r>
      <w:rPr>
        <w:color w:val="595959"/>
        <w:sz w:val="16"/>
        <w:szCs w:val="16"/>
      </w:rPr>
      <w:instrText xml:space="preserve"> PAGE </w:instrText>
    </w:r>
    <w:r>
      <w:rPr>
        <w:color w:val="595959"/>
        <w:sz w:val="16"/>
        <w:szCs w:val="16"/>
      </w:rPr>
      <w:fldChar w:fldCharType="separate"/>
    </w:r>
    <w:r>
      <w:rPr>
        <w:color w:val="595959"/>
        <w:sz w:val="16"/>
        <w:szCs w:val="16"/>
      </w:rPr>
      <w:t>18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 NUMPAGES </w:instrText>
    </w:r>
    <w:r>
      <w:rPr>
        <w:color w:val="595959"/>
        <w:sz w:val="16"/>
        <w:szCs w:val="16"/>
      </w:rPr>
      <w:fldChar w:fldCharType="separate"/>
    </w:r>
    <w:r>
      <w:rPr>
        <w:color w:val="595959"/>
        <w:sz w:val="16"/>
        <w:szCs w:val="16"/>
      </w:rPr>
      <w:t>18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25A27" w14:textId="77777777" w:rsidR="004603BF" w:rsidRDefault="004603BF">
      <w:r>
        <w:separator/>
      </w:r>
    </w:p>
  </w:footnote>
  <w:footnote w:type="continuationSeparator" w:id="0">
    <w:p w14:paraId="538CA017" w14:textId="77777777" w:rsidR="004603BF" w:rsidRDefault="00460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F5353" w14:textId="77777777" w:rsidR="00BB65B0" w:rsidRDefault="00BB65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1DC9C" w14:textId="77777777" w:rsidR="00BB65B0" w:rsidRDefault="0095256A">
    <w:pPr>
      <w:pBdr>
        <w:bottom w:val="single" w:sz="4" w:space="4" w:color="BFBFBF"/>
      </w:pBdr>
      <w:jc w:val="right"/>
    </w:pPr>
    <w:r>
      <w:rPr>
        <w:color w:val="595959"/>
        <w:sz w:val="16"/>
        <w:szCs w:val="16"/>
      </w:rPr>
      <w:t>KG-MIS-2026-DEV-PROPOSAL | Phase 0 Planning Package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48B76" w14:textId="77777777" w:rsidR="00BB65B0" w:rsidRDefault="0095256A">
    <w:pPr>
      <w:pBdr>
        <w:bottom w:val="single" w:sz="4" w:space="4" w:color="BFBFBF"/>
      </w:pBdr>
      <w:jc w:val="right"/>
    </w:pPr>
    <w:r>
      <w:rPr>
        <w:color w:val="595959"/>
        <w:sz w:val="16"/>
        <w:szCs w:val="16"/>
      </w:rPr>
      <w:t>KG-MIS-2026-DEV-PROPOSAL | Phase 0 Planning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97084"/>
    <w:multiLevelType w:val="multilevel"/>
    <w:tmpl w:val="72F0F538"/>
    <w:lvl w:ilvl="0">
      <w:start w:val="1"/>
      <w:numFmt w:val="bullet"/>
      <w:lvlText w:val=""/>
      <w:lvlJc w:val="left"/>
      <w:pPr>
        <w:tabs>
          <w:tab w:val="num" w:pos="0"/>
        </w:tabs>
        <w:ind w:left="504" w:hanging="288"/>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78D83911"/>
    <w:multiLevelType w:val="multilevel"/>
    <w:tmpl w:val="1444FC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oluman Urgesa">
    <w15:presenceInfo w15:providerId="Windows Live" w15:userId="ae096baf5cb92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5B0"/>
    <w:rsid w:val="004603BF"/>
    <w:rsid w:val="004D6B91"/>
    <w:rsid w:val="0095256A"/>
    <w:rsid w:val="00B261E6"/>
    <w:rsid w:val="00BB65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E7E3"/>
  <w15:docId w15:val="{8F6BF38D-5F57-4BEA-B26C-19E84933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A36053"/>
    <w:rPr>
      <w:b/>
      <w:bCs/>
    </w:rPr>
  </w:style>
  <w:style w:type="character" w:customStyle="1" w:styleId="HeaderChar">
    <w:name w:val="Header Char"/>
    <w:basedOn w:val="DefaultParagraphFont"/>
    <w:link w:val="Header"/>
    <w:uiPriority w:val="99"/>
    <w:qFormat/>
    <w:rsid w:val="00EF2D99"/>
  </w:style>
  <w:style w:type="character" w:customStyle="1" w:styleId="FooterChar">
    <w:name w:val="Footer Char"/>
    <w:basedOn w:val="DefaultParagraphFont"/>
    <w:link w:val="Footer"/>
    <w:uiPriority w:val="99"/>
    <w:qFormat/>
    <w:rsid w:val="00EF2D99"/>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5372F9"/>
    <w:pPr>
      <w:spacing w:after="100"/>
    </w:pPr>
  </w:style>
  <w:style w:type="paragraph" w:styleId="TOC2">
    <w:name w:val="toc 2"/>
    <w:basedOn w:val="Normal"/>
    <w:next w:val="Normal"/>
    <w:autoRedefine/>
    <w:uiPriority w:val="39"/>
    <w:unhideWhenUsed/>
    <w:rsid w:val="005372F9"/>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D99"/>
    <w:pPr>
      <w:tabs>
        <w:tab w:val="center" w:pos="4680"/>
        <w:tab w:val="right" w:pos="9360"/>
      </w:tabs>
    </w:pPr>
  </w:style>
  <w:style w:type="paragraph" w:styleId="Footer">
    <w:name w:val="footer"/>
    <w:basedOn w:val="Normal"/>
    <w:link w:val="FooterChar"/>
    <w:uiPriority w:val="99"/>
    <w:unhideWhenUsed/>
    <w:rsid w:val="00EF2D99"/>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1334</TotalTime>
  <Pages>18</Pages>
  <Words>2599</Words>
  <Characters>14819</Characters>
  <Application>Microsoft Office Word</Application>
  <DocSecurity>0</DocSecurity>
  <Lines>123</Lines>
  <Paragraphs>34</Paragraphs>
  <ScaleCrop>false</ScaleCrop>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MIS — Phase 0 Project Planning Package</dc:title>
  <dc:subject/>
  <dc:creator>Kerchanshe Group IT Department</dc:creator>
  <dc:description/>
  <cp:lastModifiedBy>Woluman Urgesa</cp:lastModifiedBy>
  <cp:revision>9</cp:revision>
  <dcterms:created xsi:type="dcterms:W3CDTF">2026-07-17T13:51:00Z</dcterms:created>
  <dcterms:modified xsi:type="dcterms:W3CDTF">2026-07-31T13:30:00Z</dcterms:modified>
  <dc:language>en-US</dc:language>
</cp:coreProperties>
</file>